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39695684"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C869DA">
        <w:rPr>
          <w:rFonts w:ascii="Arial Narrow" w:hAnsi="Arial Narrow"/>
          <w:noProof/>
          <w:color w:val="32B4FA"/>
          <w:sz w:val="56"/>
          <w:szCs w:val="56"/>
          <w:lang w:val="en-US"/>
        </w:rPr>
        <w:t xml:space="preserve">Hello </w:t>
      </w:r>
      <w:r w:rsidR="001137F8">
        <w:rPr>
          <w:rFonts w:ascii="Arial Narrow" w:hAnsi="Arial Narrow"/>
          <w:noProof/>
          <w:color w:val="32B4FA"/>
          <w:sz w:val="56"/>
          <w:szCs w:val="56"/>
          <w:lang w:val="en-US"/>
        </w:rPr>
        <w:t xml:space="preserve">World </w:t>
      </w:r>
      <w:r w:rsidR="004A2150">
        <w:rPr>
          <w:rFonts w:ascii="Arial Narrow" w:hAnsi="Arial Narrow"/>
          <w:noProof/>
          <w:color w:val="32B4FA"/>
          <w:sz w:val="56"/>
          <w:szCs w:val="56"/>
          <w:lang w:val="en-US"/>
        </w:rPr>
        <w:t>Across</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UWP Devices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7A8629BE" w14:textId="77777777" w:rsidR="00FF1358" w:rsidRDefault="004E7B96">
      <w:pPr>
        <w:pStyle w:val="TOC1"/>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p>
    <w:p w14:paraId="62BD14AB" w14:textId="77777777" w:rsidR="009820D8" w:rsidRDefault="00090860">
      <w:pPr>
        <w:pStyle w:val="TOC1"/>
        <w:rPr>
          <w:ins w:id="2" w:author="Author"/>
          <w:rFonts w:asciiTheme="minorHAnsi" w:eastAsiaTheme="minorEastAsia" w:hAnsiTheme="minorHAnsi" w:cstheme="minorBidi"/>
          <w:b w:val="0"/>
          <w:bCs w:val="0"/>
          <w:caps w:val="0"/>
          <w:sz w:val="24"/>
          <w:szCs w:val="24"/>
          <w:lang w:eastAsia="en-US" w:bidi="ar-SA"/>
        </w:rPr>
      </w:pPr>
      <w:r>
        <w:fldChar w:fldCharType="begin"/>
      </w:r>
      <w:r w:rsidR="002573C3">
        <w:instrText xml:space="preserve">  </w:instrText>
      </w:r>
      <w:r>
        <w:fldChar w:fldCharType="end"/>
      </w:r>
      <w:r w:rsidRPr="00D54414">
        <w:rPr>
          <w:caps w:val="0"/>
        </w:rPr>
        <w:fldChar w:fldCharType="begin"/>
      </w:r>
      <w:r w:rsidR="002573C3" w:rsidRPr="00D54414">
        <w:instrText xml:space="preserve"> TOC \h \z \t "Heading 3,2,pp Topic,1,PP Procedure start,3" </w:instrText>
      </w:r>
      <w:r w:rsidRPr="00D54414">
        <w:rPr>
          <w:caps w:val="0"/>
        </w:rPr>
        <w:fldChar w:fldCharType="separate"/>
      </w:r>
      <w:ins w:id="3" w:author="Author">
        <w:r w:rsidR="009820D8" w:rsidRPr="00215F6E">
          <w:rPr>
            <w:rStyle w:val="Hyperlink"/>
          </w:rPr>
          <w:fldChar w:fldCharType="begin"/>
        </w:r>
        <w:r w:rsidR="009820D8" w:rsidRPr="00215F6E">
          <w:rPr>
            <w:rStyle w:val="Hyperlink"/>
          </w:rPr>
          <w:instrText xml:space="preserve"> </w:instrText>
        </w:r>
        <w:r w:rsidR="009820D8">
          <w:instrText>HYPERLINK \l "_Toc428893468"</w:instrText>
        </w:r>
        <w:r w:rsidR="009820D8" w:rsidRPr="00215F6E">
          <w:rPr>
            <w:rStyle w:val="Hyperlink"/>
          </w:rPr>
          <w:instrText xml:space="preserve"> </w:instrText>
        </w:r>
        <w:r w:rsidR="009820D8" w:rsidRPr="00215F6E">
          <w:rPr>
            <w:rStyle w:val="Hyperlink"/>
          </w:rPr>
        </w:r>
        <w:r w:rsidR="009820D8" w:rsidRPr="00215F6E">
          <w:rPr>
            <w:rStyle w:val="Hyperlink"/>
          </w:rPr>
          <w:fldChar w:fldCharType="separate"/>
        </w:r>
        <w:r w:rsidR="009820D8" w:rsidRPr="00215F6E">
          <w:rPr>
            <w:rStyle w:val="Hyperlink"/>
          </w:rPr>
          <w:t>Overview</w:t>
        </w:r>
        <w:r w:rsidR="009820D8">
          <w:rPr>
            <w:webHidden/>
          </w:rPr>
          <w:tab/>
        </w:r>
        <w:r w:rsidR="009820D8">
          <w:rPr>
            <w:webHidden/>
          </w:rPr>
          <w:fldChar w:fldCharType="begin"/>
        </w:r>
        <w:r w:rsidR="009820D8">
          <w:rPr>
            <w:webHidden/>
          </w:rPr>
          <w:instrText xml:space="preserve"> PAGEREF _Toc428893468 \h </w:instrText>
        </w:r>
        <w:r w:rsidR="009820D8">
          <w:rPr>
            <w:webHidden/>
          </w:rPr>
        </w:r>
      </w:ins>
      <w:r w:rsidR="009820D8">
        <w:rPr>
          <w:webHidden/>
        </w:rPr>
        <w:fldChar w:fldCharType="separate"/>
      </w:r>
      <w:ins w:id="4" w:author="Author">
        <w:r w:rsidR="009820D8">
          <w:rPr>
            <w:webHidden/>
          </w:rPr>
          <w:t>3</w:t>
        </w:r>
        <w:r w:rsidR="009820D8">
          <w:rPr>
            <w:webHidden/>
          </w:rPr>
          <w:fldChar w:fldCharType="end"/>
        </w:r>
        <w:r w:rsidR="009820D8" w:rsidRPr="00215F6E">
          <w:rPr>
            <w:rStyle w:val="Hyperlink"/>
          </w:rPr>
          <w:fldChar w:fldCharType="end"/>
        </w:r>
      </w:ins>
    </w:p>
    <w:p w14:paraId="0ACEC023" w14:textId="77777777" w:rsidR="009820D8" w:rsidRDefault="009820D8">
      <w:pPr>
        <w:pStyle w:val="TOC1"/>
        <w:rPr>
          <w:ins w:id="5" w:author="Author"/>
          <w:rFonts w:asciiTheme="minorHAnsi" w:eastAsiaTheme="minorEastAsia" w:hAnsiTheme="minorHAnsi" w:cstheme="minorBidi"/>
          <w:b w:val="0"/>
          <w:bCs w:val="0"/>
          <w:caps w:val="0"/>
          <w:sz w:val="24"/>
          <w:szCs w:val="24"/>
          <w:lang w:eastAsia="en-US" w:bidi="ar-SA"/>
        </w:rPr>
      </w:pPr>
      <w:ins w:id="6" w:author="Author">
        <w:r w:rsidRPr="00215F6E">
          <w:rPr>
            <w:rStyle w:val="Hyperlink"/>
          </w:rPr>
          <w:fldChar w:fldCharType="begin"/>
        </w:r>
        <w:r w:rsidRPr="00215F6E">
          <w:rPr>
            <w:rStyle w:val="Hyperlink"/>
          </w:rPr>
          <w:instrText xml:space="preserve"> </w:instrText>
        </w:r>
        <w:r>
          <w:instrText>HYPERLINK \l "_Toc428893469"</w:instrText>
        </w:r>
        <w:r w:rsidRPr="00215F6E">
          <w:rPr>
            <w:rStyle w:val="Hyperlink"/>
          </w:rPr>
          <w:instrText xml:space="preserve"> </w:instrText>
        </w:r>
        <w:r w:rsidRPr="00215F6E">
          <w:rPr>
            <w:rStyle w:val="Hyperlink"/>
          </w:rPr>
        </w:r>
        <w:r w:rsidRPr="00215F6E">
          <w:rPr>
            <w:rStyle w:val="Hyperlink"/>
          </w:rPr>
          <w:fldChar w:fldCharType="separate"/>
        </w:r>
        <w:r w:rsidRPr="00215F6E">
          <w:rPr>
            <w:rStyle w:val="Hyperlink"/>
          </w:rPr>
          <w:t>Exercise 1: Getting Started with UWP</w:t>
        </w:r>
        <w:r>
          <w:rPr>
            <w:webHidden/>
          </w:rPr>
          <w:tab/>
        </w:r>
        <w:r>
          <w:rPr>
            <w:webHidden/>
          </w:rPr>
          <w:fldChar w:fldCharType="begin"/>
        </w:r>
        <w:r>
          <w:rPr>
            <w:webHidden/>
          </w:rPr>
          <w:instrText xml:space="preserve"> PAGEREF _Toc428893469 \h </w:instrText>
        </w:r>
        <w:r>
          <w:rPr>
            <w:webHidden/>
          </w:rPr>
        </w:r>
      </w:ins>
      <w:r>
        <w:rPr>
          <w:webHidden/>
        </w:rPr>
        <w:fldChar w:fldCharType="separate"/>
      </w:r>
      <w:ins w:id="7" w:author="Author">
        <w:r>
          <w:rPr>
            <w:webHidden/>
          </w:rPr>
          <w:t>5</w:t>
        </w:r>
        <w:r>
          <w:rPr>
            <w:webHidden/>
          </w:rPr>
          <w:fldChar w:fldCharType="end"/>
        </w:r>
        <w:r w:rsidRPr="00215F6E">
          <w:rPr>
            <w:rStyle w:val="Hyperlink"/>
          </w:rPr>
          <w:fldChar w:fldCharType="end"/>
        </w:r>
      </w:ins>
    </w:p>
    <w:p w14:paraId="38ADB44A" w14:textId="77777777" w:rsidR="009820D8" w:rsidRDefault="009820D8">
      <w:pPr>
        <w:pStyle w:val="TOC3"/>
        <w:tabs>
          <w:tab w:val="right" w:leader="dot" w:pos="9350"/>
        </w:tabs>
        <w:rPr>
          <w:ins w:id="8" w:author="Author"/>
          <w:noProof/>
          <w:sz w:val="24"/>
          <w:szCs w:val="24"/>
          <w:lang w:bidi="ar-SA"/>
        </w:rPr>
      </w:pPr>
      <w:ins w:id="9" w:author="Author">
        <w:r w:rsidRPr="00215F6E">
          <w:rPr>
            <w:rStyle w:val="Hyperlink"/>
            <w:noProof/>
          </w:rPr>
          <w:fldChar w:fldCharType="begin"/>
        </w:r>
        <w:r w:rsidRPr="00215F6E">
          <w:rPr>
            <w:rStyle w:val="Hyperlink"/>
            <w:noProof/>
          </w:rPr>
          <w:instrText xml:space="preserve"> </w:instrText>
        </w:r>
        <w:r>
          <w:rPr>
            <w:noProof/>
          </w:rPr>
          <w:instrText>HYPERLINK \l "_Toc428893470"</w:instrText>
        </w:r>
        <w:r w:rsidRPr="00215F6E">
          <w:rPr>
            <w:rStyle w:val="Hyperlink"/>
            <w:noProof/>
          </w:rPr>
          <w:instrText xml:space="preserve"> </w:instrText>
        </w:r>
        <w:r w:rsidRPr="00215F6E">
          <w:rPr>
            <w:rStyle w:val="Hyperlink"/>
            <w:noProof/>
          </w:rPr>
        </w:r>
        <w:r w:rsidRPr="00215F6E">
          <w:rPr>
            <w:rStyle w:val="Hyperlink"/>
            <w:noProof/>
          </w:rPr>
          <w:fldChar w:fldCharType="separate"/>
        </w:r>
        <w:r w:rsidRPr="00215F6E">
          <w:rPr>
            <w:rStyle w:val="Hyperlink"/>
            <w:noProof/>
          </w:rPr>
          <w:t>Task 1 – Create a blank Universal Windows app</w:t>
        </w:r>
        <w:r>
          <w:rPr>
            <w:noProof/>
            <w:webHidden/>
          </w:rPr>
          <w:tab/>
        </w:r>
        <w:r>
          <w:rPr>
            <w:noProof/>
            <w:webHidden/>
          </w:rPr>
          <w:fldChar w:fldCharType="begin"/>
        </w:r>
        <w:r>
          <w:rPr>
            <w:noProof/>
            <w:webHidden/>
          </w:rPr>
          <w:instrText xml:space="preserve"> PAGEREF _Toc428893470 \h </w:instrText>
        </w:r>
        <w:r>
          <w:rPr>
            <w:noProof/>
            <w:webHidden/>
          </w:rPr>
        </w:r>
      </w:ins>
      <w:r>
        <w:rPr>
          <w:noProof/>
          <w:webHidden/>
        </w:rPr>
        <w:fldChar w:fldCharType="separate"/>
      </w:r>
      <w:ins w:id="10" w:author="Author">
        <w:r>
          <w:rPr>
            <w:noProof/>
            <w:webHidden/>
          </w:rPr>
          <w:t>5</w:t>
        </w:r>
        <w:r>
          <w:rPr>
            <w:noProof/>
            <w:webHidden/>
          </w:rPr>
          <w:fldChar w:fldCharType="end"/>
        </w:r>
        <w:r w:rsidRPr="00215F6E">
          <w:rPr>
            <w:rStyle w:val="Hyperlink"/>
            <w:noProof/>
          </w:rPr>
          <w:fldChar w:fldCharType="end"/>
        </w:r>
      </w:ins>
    </w:p>
    <w:p w14:paraId="7AEA4FD9" w14:textId="77777777" w:rsidR="009820D8" w:rsidRDefault="009820D8">
      <w:pPr>
        <w:pStyle w:val="TOC3"/>
        <w:tabs>
          <w:tab w:val="right" w:leader="dot" w:pos="9350"/>
        </w:tabs>
        <w:rPr>
          <w:ins w:id="11" w:author="Author"/>
          <w:noProof/>
          <w:sz w:val="24"/>
          <w:szCs w:val="24"/>
          <w:lang w:bidi="ar-SA"/>
        </w:rPr>
      </w:pPr>
      <w:ins w:id="12" w:author="Author">
        <w:r w:rsidRPr="00215F6E">
          <w:rPr>
            <w:rStyle w:val="Hyperlink"/>
            <w:noProof/>
          </w:rPr>
          <w:fldChar w:fldCharType="begin"/>
        </w:r>
        <w:r w:rsidRPr="00215F6E">
          <w:rPr>
            <w:rStyle w:val="Hyperlink"/>
            <w:noProof/>
          </w:rPr>
          <w:instrText xml:space="preserve"> </w:instrText>
        </w:r>
        <w:r>
          <w:rPr>
            <w:noProof/>
          </w:rPr>
          <w:instrText>HYPERLINK \l "_Toc428893471"</w:instrText>
        </w:r>
        <w:r w:rsidRPr="00215F6E">
          <w:rPr>
            <w:rStyle w:val="Hyperlink"/>
            <w:noProof/>
          </w:rPr>
          <w:instrText xml:space="preserve"> </w:instrText>
        </w:r>
        <w:r w:rsidRPr="00215F6E">
          <w:rPr>
            <w:rStyle w:val="Hyperlink"/>
            <w:noProof/>
          </w:rPr>
        </w:r>
        <w:r w:rsidRPr="00215F6E">
          <w:rPr>
            <w:rStyle w:val="Hyperlink"/>
            <w:noProof/>
          </w:rPr>
          <w:fldChar w:fldCharType="separate"/>
        </w:r>
        <w:r w:rsidRPr="00215F6E">
          <w:rPr>
            <w:rStyle w:val="Hyperlink"/>
            <w:noProof/>
          </w:rPr>
          <w:t>Task 2 - Explore the template</w:t>
        </w:r>
        <w:r>
          <w:rPr>
            <w:noProof/>
            <w:webHidden/>
          </w:rPr>
          <w:tab/>
        </w:r>
        <w:r>
          <w:rPr>
            <w:noProof/>
            <w:webHidden/>
          </w:rPr>
          <w:fldChar w:fldCharType="begin"/>
        </w:r>
        <w:r>
          <w:rPr>
            <w:noProof/>
            <w:webHidden/>
          </w:rPr>
          <w:instrText xml:space="preserve"> PAGEREF _Toc428893471 \h </w:instrText>
        </w:r>
        <w:r>
          <w:rPr>
            <w:noProof/>
            <w:webHidden/>
          </w:rPr>
        </w:r>
      </w:ins>
      <w:r>
        <w:rPr>
          <w:noProof/>
          <w:webHidden/>
        </w:rPr>
        <w:fldChar w:fldCharType="separate"/>
      </w:r>
      <w:ins w:id="13" w:author="Author">
        <w:r>
          <w:rPr>
            <w:noProof/>
            <w:webHidden/>
          </w:rPr>
          <w:t>8</w:t>
        </w:r>
        <w:r>
          <w:rPr>
            <w:noProof/>
            <w:webHidden/>
          </w:rPr>
          <w:fldChar w:fldCharType="end"/>
        </w:r>
        <w:r w:rsidRPr="00215F6E">
          <w:rPr>
            <w:rStyle w:val="Hyperlink"/>
            <w:noProof/>
          </w:rPr>
          <w:fldChar w:fldCharType="end"/>
        </w:r>
      </w:ins>
    </w:p>
    <w:p w14:paraId="0A06374A" w14:textId="77777777" w:rsidR="009820D8" w:rsidRDefault="009820D8">
      <w:pPr>
        <w:pStyle w:val="TOC1"/>
        <w:rPr>
          <w:ins w:id="14" w:author="Author"/>
          <w:rFonts w:asciiTheme="minorHAnsi" w:eastAsiaTheme="minorEastAsia" w:hAnsiTheme="minorHAnsi" w:cstheme="minorBidi"/>
          <w:b w:val="0"/>
          <w:bCs w:val="0"/>
          <w:caps w:val="0"/>
          <w:sz w:val="24"/>
          <w:szCs w:val="24"/>
          <w:lang w:eastAsia="en-US" w:bidi="ar-SA"/>
        </w:rPr>
      </w:pPr>
      <w:ins w:id="15" w:author="Author">
        <w:r w:rsidRPr="00215F6E">
          <w:rPr>
            <w:rStyle w:val="Hyperlink"/>
          </w:rPr>
          <w:fldChar w:fldCharType="begin"/>
        </w:r>
        <w:r w:rsidRPr="00215F6E">
          <w:rPr>
            <w:rStyle w:val="Hyperlink"/>
          </w:rPr>
          <w:instrText xml:space="preserve"> </w:instrText>
        </w:r>
        <w:r>
          <w:instrText>HYPERLINK \l "_Toc428893472"</w:instrText>
        </w:r>
        <w:r w:rsidRPr="00215F6E">
          <w:rPr>
            <w:rStyle w:val="Hyperlink"/>
          </w:rPr>
          <w:instrText xml:space="preserve"> </w:instrText>
        </w:r>
        <w:r w:rsidRPr="00215F6E">
          <w:rPr>
            <w:rStyle w:val="Hyperlink"/>
          </w:rPr>
        </w:r>
        <w:r w:rsidRPr="00215F6E">
          <w:rPr>
            <w:rStyle w:val="Hyperlink"/>
          </w:rPr>
          <w:fldChar w:fldCharType="separate"/>
        </w:r>
        <w:r w:rsidRPr="00215F6E">
          <w:rPr>
            <w:rStyle w:val="Hyperlink"/>
          </w:rPr>
          <w:t>Exercise 2: Hello World Across Devices</w:t>
        </w:r>
        <w:r>
          <w:rPr>
            <w:webHidden/>
          </w:rPr>
          <w:tab/>
        </w:r>
        <w:r>
          <w:rPr>
            <w:webHidden/>
          </w:rPr>
          <w:fldChar w:fldCharType="begin"/>
        </w:r>
        <w:r>
          <w:rPr>
            <w:webHidden/>
          </w:rPr>
          <w:instrText xml:space="preserve"> PAGEREF _Toc428893472 \h </w:instrText>
        </w:r>
        <w:r>
          <w:rPr>
            <w:webHidden/>
          </w:rPr>
        </w:r>
      </w:ins>
      <w:r>
        <w:rPr>
          <w:webHidden/>
        </w:rPr>
        <w:fldChar w:fldCharType="separate"/>
      </w:r>
      <w:ins w:id="16" w:author="Author">
        <w:r>
          <w:rPr>
            <w:webHidden/>
          </w:rPr>
          <w:t>10</w:t>
        </w:r>
        <w:r>
          <w:rPr>
            <w:webHidden/>
          </w:rPr>
          <w:fldChar w:fldCharType="end"/>
        </w:r>
        <w:r w:rsidRPr="00215F6E">
          <w:rPr>
            <w:rStyle w:val="Hyperlink"/>
          </w:rPr>
          <w:fldChar w:fldCharType="end"/>
        </w:r>
      </w:ins>
    </w:p>
    <w:p w14:paraId="2B83C450" w14:textId="77777777" w:rsidR="009820D8" w:rsidRDefault="009820D8">
      <w:pPr>
        <w:pStyle w:val="TOC3"/>
        <w:tabs>
          <w:tab w:val="right" w:leader="dot" w:pos="9350"/>
        </w:tabs>
        <w:rPr>
          <w:ins w:id="17" w:author="Author"/>
          <w:noProof/>
          <w:sz w:val="24"/>
          <w:szCs w:val="24"/>
          <w:lang w:bidi="ar-SA"/>
        </w:rPr>
      </w:pPr>
      <w:ins w:id="18" w:author="Author">
        <w:r w:rsidRPr="00215F6E">
          <w:rPr>
            <w:rStyle w:val="Hyperlink"/>
            <w:noProof/>
          </w:rPr>
          <w:fldChar w:fldCharType="begin"/>
        </w:r>
        <w:r w:rsidRPr="00215F6E">
          <w:rPr>
            <w:rStyle w:val="Hyperlink"/>
            <w:noProof/>
          </w:rPr>
          <w:instrText xml:space="preserve"> </w:instrText>
        </w:r>
        <w:r>
          <w:rPr>
            <w:noProof/>
          </w:rPr>
          <w:instrText>HYPERLINK \l "_Toc428893473"</w:instrText>
        </w:r>
        <w:r w:rsidRPr="00215F6E">
          <w:rPr>
            <w:rStyle w:val="Hyperlink"/>
            <w:noProof/>
          </w:rPr>
          <w:instrText xml:space="preserve"> </w:instrText>
        </w:r>
        <w:r w:rsidRPr="00215F6E">
          <w:rPr>
            <w:rStyle w:val="Hyperlink"/>
            <w:noProof/>
          </w:rPr>
        </w:r>
        <w:r w:rsidRPr="00215F6E">
          <w:rPr>
            <w:rStyle w:val="Hyperlink"/>
            <w:noProof/>
          </w:rPr>
          <w:fldChar w:fldCharType="separate"/>
        </w:r>
        <w:r w:rsidRPr="00215F6E">
          <w:rPr>
            <w:rStyle w:val="Hyperlink"/>
            <w:noProof/>
          </w:rPr>
          <w:t>Task 1 – Display a greeting</w:t>
        </w:r>
        <w:r>
          <w:rPr>
            <w:noProof/>
            <w:webHidden/>
          </w:rPr>
          <w:tab/>
        </w:r>
        <w:r>
          <w:rPr>
            <w:noProof/>
            <w:webHidden/>
          </w:rPr>
          <w:fldChar w:fldCharType="begin"/>
        </w:r>
        <w:r>
          <w:rPr>
            <w:noProof/>
            <w:webHidden/>
          </w:rPr>
          <w:instrText xml:space="preserve"> PAGEREF _Toc428893473 \h </w:instrText>
        </w:r>
        <w:r>
          <w:rPr>
            <w:noProof/>
            <w:webHidden/>
          </w:rPr>
        </w:r>
      </w:ins>
      <w:r>
        <w:rPr>
          <w:noProof/>
          <w:webHidden/>
        </w:rPr>
        <w:fldChar w:fldCharType="separate"/>
      </w:r>
      <w:ins w:id="19" w:author="Author">
        <w:r>
          <w:rPr>
            <w:noProof/>
            <w:webHidden/>
          </w:rPr>
          <w:t>10</w:t>
        </w:r>
        <w:r>
          <w:rPr>
            <w:noProof/>
            <w:webHidden/>
          </w:rPr>
          <w:fldChar w:fldCharType="end"/>
        </w:r>
        <w:r w:rsidRPr="00215F6E">
          <w:rPr>
            <w:rStyle w:val="Hyperlink"/>
            <w:noProof/>
          </w:rPr>
          <w:fldChar w:fldCharType="end"/>
        </w:r>
      </w:ins>
    </w:p>
    <w:p w14:paraId="790EEDE7" w14:textId="77777777" w:rsidR="009820D8" w:rsidRDefault="009820D8">
      <w:pPr>
        <w:pStyle w:val="TOC3"/>
        <w:tabs>
          <w:tab w:val="right" w:leader="dot" w:pos="9350"/>
        </w:tabs>
        <w:rPr>
          <w:ins w:id="20" w:author="Author"/>
          <w:noProof/>
          <w:sz w:val="24"/>
          <w:szCs w:val="24"/>
          <w:lang w:bidi="ar-SA"/>
        </w:rPr>
      </w:pPr>
      <w:ins w:id="21" w:author="Author">
        <w:r w:rsidRPr="00215F6E">
          <w:rPr>
            <w:rStyle w:val="Hyperlink"/>
            <w:noProof/>
          </w:rPr>
          <w:fldChar w:fldCharType="begin"/>
        </w:r>
        <w:r w:rsidRPr="00215F6E">
          <w:rPr>
            <w:rStyle w:val="Hyperlink"/>
            <w:noProof/>
          </w:rPr>
          <w:instrText xml:space="preserve"> </w:instrText>
        </w:r>
        <w:r>
          <w:rPr>
            <w:noProof/>
          </w:rPr>
          <w:instrText>HYPERLINK \l "_Toc428893474"</w:instrText>
        </w:r>
        <w:r w:rsidRPr="00215F6E">
          <w:rPr>
            <w:rStyle w:val="Hyperlink"/>
            <w:noProof/>
          </w:rPr>
          <w:instrText xml:space="preserve"> </w:instrText>
        </w:r>
        <w:r w:rsidRPr="00215F6E">
          <w:rPr>
            <w:rStyle w:val="Hyperlink"/>
            <w:noProof/>
          </w:rPr>
        </w:r>
        <w:r w:rsidRPr="00215F6E">
          <w:rPr>
            <w:rStyle w:val="Hyperlink"/>
            <w:noProof/>
          </w:rPr>
          <w:fldChar w:fldCharType="separate"/>
        </w:r>
        <w:r w:rsidRPr="00215F6E">
          <w:rPr>
            <w:rStyle w:val="Hyperlink"/>
            <w:noProof/>
          </w:rPr>
          <w:t>Task 2 - Detect the device family</w:t>
        </w:r>
        <w:r>
          <w:rPr>
            <w:noProof/>
            <w:webHidden/>
          </w:rPr>
          <w:tab/>
        </w:r>
        <w:r>
          <w:rPr>
            <w:noProof/>
            <w:webHidden/>
          </w:rPr>
          <w:fldChar w:fldCharType="begin"/>
        </w:r>
        <w:r>
          <w:rPr>
            <w:noProof/>
            <w:webHidden/>
          </w:rPr>
          <w:instrText xml:space="preserve"> PAGEREF _Toc428893474 \h </w:instrText>
        </w:r>
        <w:r>
          <w:rPr>
            <w:noProof/>
            <w:webHidden/>
          </w:rPr>
        </w:r>
      </w:ins>
      <w:r>
        <w:rPr>
          <w:noProof/>
          <w:webHidden/>
        </w:rPr>
        <w:fldChar w:fldCharType="separate"/>
      </w:r>
      <w:ins w:id="22" w:author="Author">
        <w:r>
          <w:rPr>
            <w:noProof/>
            <w:webHidden/>
          </w:rPr>
          <w:t>12</w:t>
        </w:r>
        <w:r>
          <w:rPr>
            <w:noProof/>
            <w:webHidden/>
          </w:rPr>
          <w:fldChar w:fldCharType="end"/>
        </w:r>
        <w:r w:rsidRPr="00215F6E">
          <w:rPr>
            <w:rStyle w:val="Hyperlink"/>
            <w:noProof/>
          </w:rPr>
          <w:fldChar w:fldCharType="end"/>
        </w:r>
      </w:ins>
    </w:p>
    <w:p w14:paraId="4CC9A3A3" w14:textId="77777777" w:rsidR="009820D8" w:rsidRDefault="009820D8">
      <w:pPr>
        <w:pStyle w:val="TOC3"/>
        <w:tabs>
          <w:tab w:val="right" w:leader="dot" w:pos="9350"/>
        </w:tabs>
        <w:rPr>
          <w:ins w:id="23" w:author="Author"/>
          <w:noProof/>
          <w:sz w:val="24"/>
          <w:szCs w:val="24"/>
          <w:lang w:bidi="ar-SA"/>
        </w:rPr>
      </w:pPr>
      <w:ins w:id="24" w:author="Author">
        <w:r w:rsidRPr="00215F6E">
          <w:rPr>
            <w:rStyle w:val="Hyperlink"/>
            <w:noProof/>
          </w:rPr>
          <w:fldChar w:fldCharType="begin"/>
        </w:r>
        <w:r w:rsidRPr="00215F6E">
          <w:rPr>
            <w:rStyle w:val="Hyperlink"/>
            <w:noProof/>
          </w:rPr>
          <w:instrText xml:space="preserve"> </w:instrText>
        </w:r>
        <w:r>
          <w:rPr>
            <w:noProof/>
          </w:rPr>
          <w:instrText>HYPERLINK \l "_Toc428893475"</w:instrText>
        </w:r>
        <w:r w:rsidRPr="00215F6E">
          <w:rPr>
            <w:rStyle w:val="Hyperlink"/>
            <w:noProof/>
          </w:rPr>
          <w:instrText xml:space="preserve"> </w:instrText>
        </w:r>
        <w:r w:rsidRPr="00215F6E">
          <w:rPr>
            <w:rStyle w:val="Hyperlink"/>
            <w:noProof/>
          </w:rPr>
        </w:r>
        <w:r w:rsidRPr="00215F6E">
          <w:rPr>
            <w:rStyle w:val="Hyperlink"/>
            <w:noProof/>
          </w:rPr>
          <w:fldChar w:fldCharType="separate"/>
        </w:r>
        <w:r w:rsidRPr="00215F6E">
          <w:rPr>
            <w:rStyle w:val="Hyperlink"/>
            <w:noProof/>
          </w:rPr>
          <w:t>Task 3 – Dynamically show the dimensions of the app window</w:t>
        </w:r>
        <w:r>
          <w:rPr>
            <w:noProof/>
            <w:webHidden/>
          </w:rPr>
          <w:tab/>
        </w:r>
        <w:r>
          <w:rPr>
            <w:noProof/>
            <w:webHidden/>
          </w:rPr>
          <w:fldChar w:fldCharType="begin"/>
        </w:r>
        <w:r>
          <w:rPr>
            <w:noProof/>
            <w:webHidden/>
          </w:rPr>
          <w:instrText xml:space="preserve"> PAGEREF _Toc428893475 \h </w:instrText>
        </w:r>
        <w:r>
          <w:rPr>
            <w:noProof/>
            <w:webHidden/>
          </w:rPr>
        </w:r>
      </w:ins>
      <w:r>
        <w:rPr>
          <w:noProof/>
          <w:webHidden/>
        </w:rPr>
        <w:fldChar w:fldCharType="separate"/>
      </w:r>
      <w:ins w:id="25" w:author="Author">
        <w:r>
          <w:rPr>
            <w:noProof/>
            <w:webHidden/>
          </w:rPr>
          <w:t>14</w:t>
        </w:r>
        <w:r>
          <w:rPr>
            <w:noProof/>
            <w:webHidden/>
          </w:rPr>
          <w:fldChar w:fldCharType="end"/>
        </w:r>
        <w:r w:rsidRPr="00215F6E">
          <w:rPr>
            <w:rStyle w:val="Hyperlink"/>
            <w:noProof/>
          </w:rPr>
          <w:fldChar w:fldCharType="end"/>
        </w:r>
      </w:ins>
    </w:p>
    <w:p w14:paraId="6E9793A1" w14:textId="77777777" w:rsidR="009820D8" w:rsidRDefault="009820D8">
      <w:pPr>
        <w:pStyle w:val="TOC3"/>
        <w:tabs>
          <w:tab w:val="right" w:leader="dot" w:pos="9350"/>
        </w:tabs>
        <w:rPr>
          <w:ins w:id="26" w:author="Author"/>
          <w:noProof/>
          <w:sz w:val="24"/>
          <w:szCs w:val="24"/>
          <w:lang w:bidi="ar-SA"/>
        </w:rPr>
      </w:pPr>
      <w:ins w:id="27" w:author="Author">
        <w:r w:rsidRPr="00215F6E">
          <w:rPr>
            <w:rStyle w:val="Hyperlink"/>
            <w:noProof/>
          </w:rPr>
          <w:fldChar w:fldCharType="begin"/>
        </w:r>
        <w:r w:rsidRPr="00215F6E">
          <w:rPr>
            <w:rStyle w:val="Hyperlink"/>
            <w:noProof/>
          </w:rPr>
          <w:instrText xml:space="preserve"> </w:instrText>
        </w:r>
        <w:r>
          <w:rPr>
            <w:noProof/>
          </w:rPr>
          <w:instrText>HYPERLINK \l "_Toc428893476"</w:instrText>
        </w:r>
        <w:r w:rsidRPr="00215F6E">
          <w:rPr>
            <w:rStyle w:val="Hyperlink"/>
            <w:noProof/>
          </w:rPr>
          <w:instrText xml:space="preserve"> </w:instrText>
        </w:r>
        <w:r w:rsidRPr="00215F6E">
          <w:rPr>
            <w:rStyle w:val="Hyperlink"/>
            <w:noProof/>
          </w:rPr>
        </w:r>
        <w:r w:rsidRPr="00215F6E">
          <w:rPr>
            <w:rStyle w:val="Hyperlink"/>
            <w:noProof/>
          </w:rPr>
          <w:fldChar w:fldCharType="separate"/>
        </w:r>
        <w:r w:rsidRPr="00215F6E">
          <w:rPr>
            <w:rStyle w:val="Hyperlink"/>
            <w:noProof/>
          </w:rPr>
          <w:t>Task 4 - Deploy to the Mobile emulator</w:t>
        </w:r>
        <w:r>
          <w:rPr>
            <w:noProof/>
            <w:webHidden/>
          </w:rPr>
          <w:tab/>
        </w:r>
        <w:r>
          <w:rPr>
            <w:noProof/>
            <w:webHidden/>
          </w:rPr>
          <w:fldChar w:fldCharType="begin"/>
        </w:r>
        <w:r>
          <w:rPr>
            <w:noProof/>
            <w:webHidden/>
          </w:rPr>
          <w:instrText xml:space="preserve"> PAGEREF _Toc428893476 \h </w:instrText>
        </w:r>
        <w:r>
          <w:rPr>
            <w:noProof/>
            <w:webHidden/>
          </w:rPr>
        </w:r>
      </w:ins>
      <w:r>
        <w:rPr>
          <w:noProof/>
          <w:webHidden/>
        </w:rPr>
        <w:fldChar w:fldCharType="separate"/>
      </w:r>
      <w:ins w:id="28" w:author="Author">
        <w:r>
          <w:rPr>
            <w:noProof/>
            <w:webHidden/>
          </w:rPr>
          <w:t>17</w:t>
        </w:r>
        <w:r>
          <w:rPr>
            <w:noProof/>
            <w:webHidden/>
          </w:rPr>
          <w:fldChar w:fldCharType="end"/>
        </w:r>
        <w:r w:rsidRPr="00215F6E">
          <w:rPr>
            <w:rStyle w:val="Hyperlink"/>
            <w:noProof/>
          </w:rPr>
          <w:fldChar w:fldCharType="end"/>
        </w:r>
      </w:ins>
    </w:p>
    <w:p w14:paraId="48078B83" w14:textId="77777777" w:rsidR="009820D8" w:rsidRDefault="009820D8">
      <w:pPr>
        <w:pStyle w:val="TOC3"/>
        <w:tabs>
          <w:tab w:val="right" w:leader="dot" w:pos="9350"/>
        </w:tabs>
        <w:rPr>
          <w:ins w:id="29" w:author="Author"/>
          <w:noProof/>
          <w:sz w:val="24"/>
          <w:szCs w:val="24"/>
          <w:lang w:bidi="ar-SA"/>
        </w:rPr>
      </w:pPr>
      <w:ins w:id="30" w:author="Author">
        <w:r w:rsidRPr="00215F6E">
          <w:rPr>
            <w:rStyle w:val="Hyperlink"/>
            <w:noProof/>
          </w:rPr>
          <w:fldChar w:fldCharType="begin"/>
        </w:r>
        <w:r w:rsidRPr="00215F6E">
          <w:rPr>
            <w:rStyle w:val="Hyperlink"/>
            <w:noProof/>
          </w:rPr>
          <w:instrText xml:space="preserve"> </w:instrText>
        </w:r>
        <w:r>
          <w:rPr>
            <w:noProof/>
          </w:rPr>
          <w:instrText>HYPERLINK \l "_Toc428893477"</w:instrText>
        </w:r>
        <w:r w:rsidRPr="00215F6E">
          <w:rPr>
            <w:rStyle w:val="Hyperlink"/>
            <w:noProof/>
          </w:rPr>
          <w:instrText xml:space="preserve"> </w:instrText>
        </w:r>
        <w:r w:rsidRPr="00215F6E">
          <w:rPr>
            <w:rStyle w:val="Hyperlink"/>
            <w:noProof/>
          </w:rPr>
        </w:r>
        <w:r w:rsidRPr="00215F6E">
          <w:rPr>
            <w:rStyle w:val="Hyperlink"/>
            <w:noProof/>
          </w:rPr>
          <w:fldChar w:fldCharType="separate"/>
        </w:r>
        <w:r w:rsidRPr="00215F6E">
          <w:rPr>
            <w:rStyle w:val="Hyperlink"/>
            <w:noProof/>
          </w:rPr>
          <w:t>Task 5 - Deploy to IoT devices (optional)</w:t>
        </w:r>
        <w:r>
          <w:rPr>
            <w:noProof/>
            <w:webHidden/>
          </w:rPr>
          <w:tab/>
        </w:r>
        <w:r>
          <w:rPr>
            <w:noProof/>
            <w:webHidden/>
          </w:rPr>
          <w:fldChar w:fldCharType="begin"/>
        </w:r>
        <w:r>
          <w:rPr>
            <w:noProof/>
            <w:webHidden/>
          </w:rPr>
          <w:instrText xml:space="preserve"> PAGEREF _Toc428893477 \h </w:instrText>
        </w:r>
        <w:r>
          <w:rPr>
            <w:noProof/>
            <w:webHidden/>
          </w:rPr>
        </w:r>
      </w:ins>
      <w:r>
        <w:rPr>
          <w:noProof/>
          <w:webHidden/>
        </w:rPr>
        <w:fldChar w:fldCharType="separate"/>
      </w:r>
      <w:ins w:id="31" w:author="Author">
        <w:r>
          <w:rPr>
            <w:noProof/>
            <w:webHidden/>
          </w:rPr>
          <w:t>18</w:t>
        </w:r>
        <w:r>
          <w:rPr>
            <w:noProof/>
            <w:webHidden/>
          </w:rPr>
          <w:fldChar w:fldCharType="end"/>
        </w:r>
        <w:r w:rsidRPr="00215F6E">
          <w:rPr>
            <w:rStyle w:val="Hyperlink"/>
            <w:noProof/>
          </w:rPr>
          <w:fldChar w:fldCharType="end"/>
        </w:r>
      </w:ins>
    </w:p>
    <w:p w14:paraId="647FFC86" w14:textId="77777777" w:rsidR="009820D8" w:rsidRDefault="009820D8">
      <w:pPr>
        <w:pStyle w:val="TOC1"/>
        <w:rPr>
          <w:ins w:id="32" w:author="Author"/>
          <w:rFonts w:asciiTheme="minorHAnsi" w:eastAsiaTheme="minorEastAsia" w:hAnsiTheme="minorHAnsi" w:cstheme="minorBidi"/>
          <w:b w:val="0"/>
          <w:bCs w:val="0"/>
          <w:caps w:val="0"/>
          <w:sz w:val="24"/>
          <w:szCs w:val="24"/>
          <w:lang w:eastAsia="en-US" w:bidi="ar-SA"/>
        </w:rPr>
      </w:pPr>
      <w:ins w:id="33" w:author="Author">
        <w:r w:rsidRPr="00215F6E">
          <w:rPr>
            <w:rStyle w:val="Hyperlink"/>
          </w:rPr>
          <w:fldChar w:fldCharType="begin"/>
        </w:r>
        <w:r w:rsidRPr="00215F6E">
          <w:rPr>
            <w:rStyle w:val="Hyperlink"/>
          </w:rPr>
          <w:instrText xml:space="preserve"> </w:instrText>
        </w:r>
        <w:r>
          <w:instrText>HYPERLINK \l "_Toc428893478"</w:instrText>
        </w:r>
        <w:r w:rsidRPr="00215F6E">
          <w:rPr>
            <w:rStyle w:val="Hyperlink"/>
          </w:rPr>
          <w:instrText xml:space="preserve"> </w:instrText>
        </w:r>
        <w:r w:rsidRPr="00215F6E">
          <w:rPr>
            <w:rStyle w:val="Hyperlink"/>
          </w:rPr>
        </w:r>
        <w:r w:rsidRPr="00215F6E">
          <w:rPr>
            <w:rStyle w:val="Hyperlink"/>
          </w:rPr>
          <w:fldChar w:fldCharType="separate"/>
        </w:r>
        <w:r w:rsidRPr="00215F6E">
          <w:rPr>
            <w:rStyle w:val="Hyperlink"/>
          </w:rPr>
          <w:t>Exercise 3: Hello World in Blend</w:t>
        </w:r>
        <w:r>
          <w:rPr>
            <w:webHidden/>
          </w:rPr>
          <w:tab/>
        </w:r>
        <w:r>
          <w:rPr>
            <w:webHidden/>
          </w:rPr>
          <w:fldChar w:fldCharType="begin"/>
        </w:r>
        <w:r>
          <w:rPr>
            <w:webHidden/>
          </w:rPr>
          <w:instrText xml:space="preserve"> PAGEREF _Toc428893478 \h </w:instrText>
        </w:r>
        <w:r>
          <w:rPr>
            <w:webHidden/>
          </w:rPr>
        </w:r>
      </w:ins>
      <w:r>
        <w:rPr>
          <w:webHidden/>
        </w:rPr>
        <w:fldChar w:fldCharType="separate"/>
      </w:r>
      <w:ins w:id="34" w:author="Author">
        <w:r>
          <w:rPr>
            <w:webHidden/>
          </w:rPr>
          <w:t>20</w:t>
        </w:r>
        <w:r>
          <w:rPr>
            <w:webHidden/>
          </w:rPr>
          <w:fldChar w:fldCharType="end"/>
        </w:r>
        <w:r w:rsidRPr="00215F6E">
          <w:rPr>
            <w:rStyle w:val="Hyperlink"/>
          </w:rPr>
          <w:fldChar w:fldCharType="end"/>
        </w:r>
      </w:ins>
    </w:p>
    <w:p w14:paraId="1D079C04" w14:textId="77777777" w:rsidR="009820D8" w:rsidRDefault="009820D8">
      <w:pPr>
        <w:pStyle w:val="TOC3"/>
        <w:tabs>
          <w:tab w:val="right" w:leader="dot" w:pos="9350"/>
        </w:tabs>
        <w:rPr>
          <w:ins w:id="35" w:author="Author"/>
          <w:noProof/>
          <w:sz w:val="24"/>
          <w:szCs w:val="24"/>
          <w:lang w:bidi="ar-SA"/>
        </w:rPr>
      </w:pPr>
      <w:ins w:id="36" w:author="Author">
        <w:r w:rsidRPr="00215F6E">
          <w:rPr>
            <w:rStyle w:val="Hyperlink"/>
            <w:noProof/>
          </w:rPr>
          <w:fldChar w:fldCharType="begin"/>
        </w:r>
        <w:r w:rsidRPr="00215F6E">
          <w:rPr>
            <w:rStyle w:val="Hyperlink"/>
            <w:noProof/>
          </w:rPr>
          <w:instrText xml:space="preserve"> </w:instrText>
        </w:r>
        <w:r>
          <w:rPr>
            <w:noProof/>
          </w:rPr>
          <w:instrText>HYPERLINK \l "_Toc428893479"</w:instrText>
        </w:r>
        <w:r w:rsidRPr="00215F6E">
          <w:rPr>
            <w:rStyle w:val="Hyperlink"/>
            <w:noProof/>
          </w:rPr>
          <w:instrText xml:space="preserve"> </w:instrText>
        </w:r>
        <w:r w:rsidRPr="00215F6E">
          <w:rPr>
            <w:rStyle w:val="Hyperlink"/>
            <w:noProof/>
          </w:rPr>
        </w:r>
        <w:r w:rsidRPr="00215F6E">
          <w:rPr>
            <w:rStyle w:val="Hyperlink"/>
            <w:noProof/>
          </w:rPr>
          <w:fldChar w:fldCharType="separate"/>
        </w:r>
        <w:r w:rsidRPr="00215F6E">
          <w:rPr>
            <w:rStyle w:val="Hyperlink"/>
            <w:noProof/>
          </w:rPr>
          <w:t>Task 1 – Create a new project in Blend</w:t>
        </w:r>
        <w:r>
          <w:rPr>
            <w:noProof/>
            <w:webHidden/>
          </w:rPr>
          <w:tab/>
        </w:r>
        <w:r>
          <w:rPr>
            <w:noProof/>
            <w:webHidden/>
          </w:rPr>
          <w:fldChar w:fldCharType="begin"/>
        </w:r>
        <w:r>
          <w:rPr>
            <w:noProof/>
            <w:webHidden/>
          </w:rPr>
          <w:instrText xml:space="preserve"> PAGEREF _Toc428893479 \h </w:instrText>
        </w:r>
        <w:r>
          <w:rPr>
            <w:noProof/>
            <w:webHidden/>
          </w:rPr>
        </w:r>
      </w:ins>
      <w:r>
        <w:rPr>
          <w:noProof/>
          <w:webHidden/>
        </w:rPr>
        <w:fldChar w:fldCharType="separate"/>
      </w:r>
      <w:ins w:id="37" w:author="Author">
        <w:r>
          <w:rPr>
            <w:noProof/>
            <w:webHidden/>
          </w:rPr>
          <w:t>20</w:t>
        </w:r>
        <w:r>
          <w:rPr>
            <w:noProof/>
            <w:webHidden/>
          </w:rPr>
          <w:fldChar w:fldCharType="end"/>
        </w:r>
        <w:r w:rsidRPr="00215F6E">
          <w:rPr>
            <w:rStyle w:val="Hyperlink"/>
            <w:noProof/>
          </w:rPr>
          <w:fldChar w:fldCharType="end"/>
        </w:r>
      </w:ins>
    </w:p>
    <w:p w14:paraId="47F8F82E" w14:textId="77777777" w:rsidR="009820D8" w:rsidRDefault="009820D8">
      <w:pPr>
        <w:pStyle w:val="TOC3"/>
        <w:tabs>
          <w:tab w:val="right" w:leader="dot" w:pos="9350"/>
        </w:tabs>
        <w:rPr>
          <w:ins w:id="38" w:author="Author"/>
          <w:noProof/>
          <w:sz w:val="24"/>
          <w:szCs w:val="24"/>
          <w:lang w:bidi="ar-SA"/>
        </w:rPr>
      </w:pPr>
      <w:ins w:id="39" w:author="Author">
        <w:r w:rsidRPr="00215F6E">
          <w:rPr>
            <w:rStyle w:val="Hyperlink"/>
            <w:noProof/>
          </w:rPr>
          <w:fldChar w:fldCharType="begin"/>
        </w:r>
        <w:r w:rsidRPr="00215F6E">
          <w:rPr>
            <w:rStyle w:val="Hyperlink"/>
            <w:noProof/>
          </w:rPr>
          <w:instrText xml:space="preserve"> </w:instrText>
        </w:r>
        <w:r>
          <w:rPr>
            <w:noProof/>
          </w:rPr>
          <w:instrText>HYPERLINK \l "_Toc428893480"</w:instrText>
        </w:r>
        <w:r w:rsidRPr="00215F6E">
          <w:rPr>
            <w:rStyle w:val="Hyperlink"/>
            <w:noProof/>
          </w:rPr>
          <w:instrText xml:space="preserve"> </w:instrText>
        </w:r>
        <w:r w:rsidRPr="00215F6E">
          <w:rPr>
            <w:rStyle w:val="Hyperlink"/>
            <w:noProof/>
          </w:rPr>
        </w:r>
        <w:r w:rsidRPr="00215F6E">
          <w:rPr>
            <w:rStyle w:val="Hyperlink"/>
            <w:noProof/>
          </w:rPr>
          <w:fldChar w:fldCharType="separate"/>
        </w:r>
        <w:r w:rsidRPr="00215F6E">
          <w:rPr>
            <w:rStyle w:val="Hyperlink"/>
            <w:noProof/>
          </w:rPr>
          <w:t>Task 2 – Generate sample data</w:t>
        </w:r>
        <w:r>
          <w:rPr>
            <w:noProof/>
            <w:webHidden/>
          </w:rPr>
          <w:tab/>
        </w:r>
        <w:r>
          <w:rPr>
            <w:noProof/>
            <w:webHidden/>
          </w:rPr>
          <w:fldChar w:fldCharType="begin"/>
        </w:r>
        <w:r>
          <w:rPr>
            <w:noProof/>
            <w:webHidden/>
          </w:rPr>
          <w:instrText xml:space="preserve"> PAGEREF _Toc428893480 \h </w:instrText>
        </w:r>
        <w:r>
          <w:rPr>
            <w:noProof/>
            <w:webHidden/>
          </w:rPr>
        </w:r>
      </w:ins>
      <w:r>
        <w:rPr>
          <w:noProof/>
          <w:webHidden/>
        </w:rPr>
        <w:fldChar w:fldCharType="separate"/>
      </w:r>
      <w:ins w:id="40" w:author="Author">
        <w:r>
          <w:rPr>
            <w:noProof/>
            <w:webHidden/>
          </w:rPr>
          <w:t>22</w:t>
        </w:r>
        <w:r>
          <w:rPr>
            <w:noProof/>
            <w:webHidden/>
          </w:rPr>
          <w:fldChar w:fldCharType="end"/>
        </w:r>
        <w:r w:rsidRPr="00215F6E">
          <w:rPr>
            <w:rStyle w:val="Hyperlink"/>
            <w:noProof/>
          </w:rPr>
          <w:fldChar w:fldCharType="end"/>
        </w:r>
      </w:ins>
    </w:p>
    <w:p w14:paraId="3555D56D" w14:textId="77777777" w:rsidR="009820D8" w:rsidRDefault="009820D8">
      <w:pPr>
        <w:pStyle w:val="TOC1"/>
        <w:rPr>
          <w:ins w:id="41" w:author="Author"/>
          <w:rFonts w:asciiTheme="minorHAnsi" w:eastAsiaTheme="minorEastAsia" w:hAnsiTheme="minorHAnsi" w:cstheme="minorBidi"/>
          <w:b w:val="0"/>
          <w:bCs w:val="0"/>
          <w:caps w:val="0"/>
          <w:sz w:val="24"/>
          <w:szCs w:val="24"/>
          <w:lang w:eastAsia="en-US" w:bidi="ar-SA"/>
        </w:rPr>
      </w:pPr>
      <w:ins w:id="42" w:author="Author">
        <w:r w:rsidRPr="00215F6E">
          <w:rPr>
            <w:rStyle w:val="Hyperlink"/>
          </w:rPr>
          <w:fldChar w:fldCharType="begin"/>
        </w:r>
        <w:r w:rsidRPr="00215F6E">
          <w:rPr>
            <w:rStyle w:val="Hyperlink"/>
          </w:rPr>
          <w:instrText xml:space="preserve"> </w:instrText>
        </w:r>
        <w:r>
          <w:instrText>HYPERLINK \l "_Toc428893481"</w:instrText>
        </w:r>
        <w:r w:rsidRPr="00215F6E">
          <w:rPr>
            <w:rStyle w:val="Hyperlink"/>
          </w:rPr>
          <w:instrText xml:space="preserve"> </w:instrText>
        </w:r>
        <w:r w:rsidRPr="00215F6E">
          <w:rPr>
            <w:rStyle w:val="Hyperlink"/>
          </w:rPr>
        </w:r>
        <w:r w:rsidRPr="00215F6E">
          <w:rPr>
            <w:rStyle w:val="Hyperlink"/>
          </w:rPr>
          <w:fldChar w:fldCharType="separate"/>
        </w:r>
        <w:r w:rsidRPr="00215F6E">
          <w:rPr>
            <w:rStyle w:val="Hyperlink"/>
          </w:rPr>
          <w:t>Summary</w:t>
        </w:r>
        <w:r>
          <w:rPr>
            <w:webHidden/>
          </w:rPr>
          <w:tab/>
        </w:r>
        <w:r>
          <w:rPr>
            <w:webHidden/>
          </w:rPr>
          <w:fldChar w:fldCharType="begin"/>
        </w:r>
        <w:r>
          <w:rPr>
            <w:webHidden/>
          </w:rPr>
          <w:instrText xml:space="preserve"> PAGEREF _Toc428893481 \h </w:instrText>
        </w:r>
        <w:r>
          <w:rPr>
            <w:webHidden/>
          </w:rPr>
        </w:r>
      </w:ins>
      <w:r>
        <w:rPr>
          <w:webHidden/>
        </w:rPr>
        <w:fldChar w:fldCharType="separate"/>
      </w:r>
      <w:ins w:id="43" w:author="Author">
        <w:r>
          <w:rPr>
            <w:webHidden/>
          </w:rPr>
          <w:t>27</w:t>
        </w:r>
        <w:r>
          <w:rPr>
            <w:webHidden/>
          </w:rPr>
          <w:fldChar w:fldCharType="end"/>
        </w:r>
        <w:r w:rsidRPr="00215F6E">
          <w:rPr>
            <w:rStyle w:val="Hyperlink"/>
          </w:rPr>
          <w:fldChar w:fldCharType="end"/>
        </w:r>
      </w:ins>
    </w:p>
    <w:p w14:paraId="236131B8" w14:textId="77777777" w:rsidR="009820D8" w:rsidDel="009820D8" w:rsidRDefault="009820D8">
      <w:pPr>
        <w:pStyle w:val="TOC1"/>
        <w:rPr>
          <w:del w:id="44" w:author="Author"/>
        </w:rPr>
      </w:pPr>
    </w:p>
    <w:p w14:paraId="713BABC9" w14:textId="77777777" w:rsidR="00CB7EF1" w:rsidDel="009820D8" w:rsidRDefault="00CB7EF1">
      <w:pPr>
        <w:pStyle w:val="TOC1"/>
        <w:rPr>
          <w:ins w:id="45" w:author="Author"/>
          <w:del w:id="46" w:author="Author"/>
          <w:rFonts w:asciiTheme="minorHAnsi" w:eastAsiaTheme="minorEastAsia" w:hAnsiTheme="minorHAnsi" w:cstheme="minorBidi"/>
          <w:b w:val="0"/>
          <w:bCs w:val="0"/>
          <w:caps w:val="0"/>
          <w:sz w:val="24"/>
          <w:szCs w:val="24"/>
          <w:lang w:eastAsia="en-US" w:bidi="ar-SA"/>
        </w:rPr>
      </w:pPr>
      <w:ins w:id="47" w:author="Author">
        <w:del w:id="48" w:author="Author">
          <w:r w:rsidRPr="009820D8" w:rsidDel="009820D8">
            <w:rPr>
              <w:rStyle w:val="Hyperlink"/>
              <w:rPrChange w:id="49" w:author="Author">
                <w:rPr>
                  <w:rStyle w:val="Hyperlink"/>
                </w:rPr>
              </w:rPrChange>
            </w:rPr>
            <w:delText>Overview</w:delText>
          </w:r>
          <w:r w:rsidDel="009820D8">
            <w:rPr>
              <w:webHidden/>
            </w:rPr>
            <w:tab/>
            <w:delText>3</w:delText>
          </w:r>
        </w:del>
      </w:ins>
    </w:p>
    <w:p w14:paraId="193A3695" w14:textId="77777777" w:rsidR="00CB7EF1" w:rsidDel="009820D8" w:rsidRDefault="00CB7EF1">
      <w:pPr>
        <w:pStyle w:val="TOC1"/>
        <w:rPr>
          <w:ins w:id="50" w:author="Author"/>
          <w:del w:id="51" w:author="Author"/>
          <w:rFonts w:asciiTheme="minorHAnsi" w:eastAsiaTheme="minorEastAsia" w:hAnsiTheme="minorHAnsi" w:cstheme="minorBidi"/>
          <w:b w:val="0"/>
          <w:bCs w:val="0"/>
          <w:caps w:val="0"/>
          <w:sz w:val="24"/>
          <w:szCs w:val="24"/>
          <w:lang w:eastAsia="en-US" w:bidi="ar-SA"/>
        </w:rPr>
      </w:pPr>
      <w:ins w:id="52" w:author="Author">
        <w:del w:id="53" w:author="Author">
          <w:r w:rsidRPr="009820D8" w:rsidDel="009820D8">
            <w:rPr>
              <w:rStyle w:val="Hyperlink"/>
              <w:rPrChange w:id="54" w:author="Author">
                <w:rPr>
                  <w:rStyle w:val="Hyperlink"/>
                </w:rPr>
              </w:rPrChange>
            </w:rPr>
            <w:delText>Exercise 1: Getting Started with UWP</w:delText>
          </w:r>
          <w:r w:rsidDel="009820D8">
            <w:rPr>
              <w:webHidden/>
            </w:rPr>
            <w:tab/>
            <w:delText>5</w:delText>
          </w:r>
        </w:del>
      </w:ins>
    </w:p>
    <w:p w14:paraId="694CAFA5" w14:textId="77777777" w:rsidR="00CB7EF1" w:rsidDel="009820D8" w:rsidRDefault="00CB7EF1">
      <w:pPr>
        <w:pStyle w:val="TOC3"/>
        <w:tabs>
          <w:tab w:val="right" w:leader="dot" w:pos="9350"/>
        </w:tabs>
        <w:rPr>
          <w:ins w:id="55" w:author="Author"/>
          <w:del w:id="56" w:author="Author"/>
          <w:noProof/>
          <w:sz w:val="24"/>
          <w:szCs w:val="24"/>
          <w:lang w:bidi="ar-SA"/>
        </w:rPr>
      </w:pPr>
      <w:ins w:id="57" w:author="Author">
        <w:del w:id="58" w:author="Author">
          <w:r w:rsidRPr="009820D8" w:rsidDel="009820D8">
            <w:rPr>
              <w:rStyle w:val="Hyperlink"/>
              <w:noProof/>
              <w:rPrChange w:id="59" w:author="Author">
                <w:rPr>
                  <w:rStyle w:val="Hyperlink"/>
                  <w:noProof/>
                </w:rPr>
              </w:rPrChange>
            </w:rPr>
            <w:delText>Task 1 – Create a blank Universal Windows app</w:delText>
          </w:r>
          <w:r w:rsidDel="009820D8">
            <w:rPr>
              <w:noProof/>
              <w:webHidden/>
            </w:rPr>
            <w:tab/>
            <w:delText>5</w:delText>
          </w:r>
        </w:del>
      </w:ins>
    </w:p>
    <w:p w14:paraId="3DFB2BA7" w14:textId="77777777" w:rsidR="00CB7EF1" w:rsidDel="009820D8" w:rsidRDefault="00CB7EF1">
      <w:pPr>
        <w:pStyle w:val="TOC3"/>
        <w:tabs>
          <w:tab w:val="right" w:leader="dot" w:pos="9350"/>
        </w:tabs>
        <w:rPr>
          <w:ins w:id="60" w:author="Author"/>
          <w:del w:id="61" w:author="Author"/>
          <w:noProof/>
          <w:sz w:val="24"/>
          <w:szCs w:val="24"/>
          <w:lang w:bidi="ar-SA"/>
        </w:rPr>
      </w:pPr>
      <w:ins w:id="62" w:author="Author">
        <w:del w:id="63" w:author="Author">
          <w:r w:rsidRPr="009820D8" w:rsidDel="009820D8">
            <w:rPr>
              <w:rStyle w:val="Hyperlink"/>
              <w:noProof/>
              <w:rPrChange w:id="64" w:author="Author">
                <w:rPr>
                  <w:rStyle w:val="Hyperlink"/>
                  <w:noProof/>
                </w:rPr>
              </w:rPrChange>
            </w:rPr>
            <w:delText>Task 2 - Explore the template</w:delText>
          </w:r>
          <w:r w:rsidDel="009820D8">
            <w:rPr>
              <w:noProof/>
              <w:webHidden/>
            </w:rPr>
            <w:tab/>
            <w:delText>8</w:delText>
          </w:r>
        </w:del>
      </w:ins>
    </w:p>
    <w:p w14:paraId="67C66FEB" w14:textId="77777777" w:rsidR="00CB7EF1" w:rsidDel="009820D8" w:rsidRDefault="00CB7EF1">
      <w:pPr>
        <w:pStyle w:val="TOC1"/>
        <w:rPr>
          <w:ins w:id="65" w:author="Author"/>
          <w:del w:id="66" w:author="Author"/>
          <w:rFonts w:asciiTheme="minorHAnsi" w:eastAsiaTheme="minorEastAsia" w:hAnsiTheme="minorHAnsi" w:cstheme="minorBidi"/>
          <w:b w:val="0"/>
          <w:bCs w:val="0"/>
          <w:caps w:val="0"/>
          <w:sz w:val="24"/>
          <w:szCs w:val="24"/>
          <w:lang w:eastAsia="en-US" w:bidi="ar-SA"/>
        </w:rPr>
      </w:pPr>
      <w:ins w:id="67" w:author="Author">
        <w:del w:id="68" w:author="Author">
          <w:r w:rsidRPr="009820D8" w:rsidDel="009820D8">
            <w:rPr>
              <w:rStyle w:val="Hyperlink"/>
              <w:rPrChange w:id="69" w:author="Author">
                <w:rPr>
                  <w:rStyle w:val="Hyperlink"/>
                </w:rPr>
              </w:rPrChange>
            </w:rPr>
            <w:delText>Exercise 2: Hello World Across Devices</w:delText>
          </w:r>
          <w:r w:rsidDel="009820D8">
            <w:rPr>
              <w:webHidden/>
            </w:rPr>
            <w:tab/>
            <w:delText>8</w:delText>
          </w:r>
        </w:del>
      </w:ins>
    </w:p>
    <w:p w14:paraId="42C08ACC" w14:textId="77777777" w:rsidR="00CB7EF1" w:rsidDel="009820D8" w:rsidRDefault="00CB7EF1">
      <w:pPr>
        <w:pStyle w:val="TOC3"/>
        <w:tabs>
          <w:tab w:val="right" w:leader="dot" w:pos="9350"/>
        </w:tabs>
        <w:rPr>
          <w:ins w:id="70" w:author="Author"/>
          <w:del w:id="71" w:author="Author"/>
          <w:noProof/>
          <w:sz w:val="24"/>
          <w:szCs w:val="24"/>
          <w:lang w:bidi="ar-SA"/>
        </w:rPr>
      </w:pPr>
      <w:ins w:id="72" w:author="Author">
        <w:del w:id="73" w:author="Author">
          <w:r w:rsidRPr="009820D8" w:rsidDel="009820D8">
            <w:rPr>
              <w:rStyle w:val="Hyperlink"/>
              <w:noProof/>
              <w:rPrChange w:id="74" w:author="Author">
                <w:rPr>
                  <w:rStyle w:val="Hyperlink"/>
                  <w:noProof/>
                </w:rPr>
              </w:rPrChange>
            </w:rPr>
            <w:delText>Task 1 – Display a greeting</w:delText>
          </w:r>
          <w:r w:rsidDel="009820D8">
            <w:rPr>
              <w:noProof/>
              <w:webHidden/>
            </w:rPr>
            <w:tab/>
            <w:delText>8</w:delText>
          </w:r>
        </w:del>
      </w:ins>
    </w:p>
    <w:p w14:paraId="6F999AAF" w14:textId="77777777" w:rsidR="00CB7EF1" w:rsidDel="009820D8" w:rsidRDefault="00CB7EF1">
      <w:pPr>
        <w:pStyle w:val="TOC3"/>
        <w:tabs>
          <w:tab w:val="right" w:leader="dot" w:pos="9350"/>
        </w:tabs>
        <w:rPr>
          <w:ins w:id="75" w:author="Author"/>
          <w:del w:id="76" w:author="Author"/>
          <w:noProof/>
          <w:sz w:val="24"/>
          <w:szCs w:val="24"/>
          <w:lang w:bidi="ar-SA"/>
        </w:rPr>
      </w:pPr>
      <w:ins w:id="77" w:author="Author">
        <w:del w:id="78" w:author="Author">
          <w:r w:rsidRPr="009820D8" w:rsidDel="009820D8">
            <w:rPr>
              <w:rStyle w:val="Hyperlink"/>
              <w:noProof/>
              <w:rPrChange w:id="79" w:author="Author">
                <w:rPr>
                  <w:rStyle w:val="Hyperlink"/>
                  <w:noProof/>
                </w:rPr>
              </w:rPrChange>
            </w:rPr>
            <w:delText>Task 2 - Detect the device family</w:delText>
          </w:r>
          <w:r w:rsidDel="009820D8">
            <w:rPr>
              <w:noProof/>
              <w:webHidden/>
            </w:rPr>
            <w:tab/>
            <w:delText>10</w:delText>
          </w:r>
        </w:del>
      </w:ins>
    </w:p>
    <w:p w14:paraId="72D01EF6" w14:textId="77777777" w:rsidR="00CB7EF1" w:rsidDel="009820D8" w:rsidRDefault="00CB7EF1">
      <w:pPr>
        <w:pStyle w:val="TOC3"/>
        <w:tabs>
          <w:tab w:val="right" w:leader="dot" w:pos="9350"/>
        </w:tabs>
        <w:rPr>
          <w:ins w:id="80" w:author="Author"/>
          <w:del w:id="81" w:author="Author"/>
          <w:noProof/>
          <w:sz w:val="24"/>
          <w:szCs w:val="24"/>
          <w:lang w:bidi="ar-SA"/>
        </w:rPr>
      </w:pPr>
      <w:ins w:id="82" w:author="Author">
        <w:del w:id="83" w:author="Author">
          <w:r w:rsidRPr="009820D8" w:rsidDel="009820D8">
            <w:rPr>
              <w:rStyle w:val="Hyperlink"/>
              <w:noProof/>
              <w:rPrChange w:id="84" w:author="Author">
                <w:rPr>
                  <w:rStyle w:val="Hyperlink"/>
                  <w:noProof/>
                </w:rPr>
              </w:rPrChange>
            </w:rPr>
            <w:delText>Task 3 – Dynamically show the dimensions of the app window</w:delText>
          </w:r>
          <w:r w:rsidDel="009820D8">
            <w:rPr>
              <w:noProof/>
              <w:webHidden/>
            </w:rPr>
            <w:tab/>
            <w:delText>11</w:delText>
          </w:r>
        </w:del>
      </w:ins>
    </w:p>
    <w:p w14:paraId="3540B915" w14:textId="77777777" w:rsidR="00CB7EF1" w:rsidDel="009820D8" w:rsidRDefault="00CB7EF1">
      <w:pPr>
        <w:pStyle w:val="TOC3"/>
        <w:tabs>
          <w:tab w:val="right" w:leader="dot" w:pos="9350"/>
        </w:tabs>
        <w:rPr>
          <w:ins w:id="85" w:author="Author"/>
          <w:del w:id="86" w:author="Author"/>
          <w:noProof/>
          <w:sz w:val="24"/>
          <w:szCs w:val="24"/>
          <w:lang w:bidi="ar-SA"/>
        </w:rPr>
      </w:pPr>
      <w:ins w:id="87" w:author="Author">
        <w:del w:id="88" w:author="Author">
          <w:r w:rsidRPr="009820D8" w:rsidDel="009820D8">
            <w:rPr>
              <w:rStyle w:val="Hyperlink"/>
              <w:noProof/>
              <w:rPrChange w:id="89" w:author="Author">
                <w:rPr>
                  <w:rStyle w:val="Hyperlink"/>
                  <w:noProof/>
                </w:rPr>
              </w:rPrChange>
            </w:rPr>
            <w:delText>Task 4 - Deploy to the Mobile emulator</w:delText>
          </w:r>
          <w:r w:rsidDel="009820D8">
            <w:rPr>
              <w:noProof/>
              <w:webHidden/>
            </w:rPr>
            <w:tab/>
            <w:delText>14</w:delText>
          </w:r>
        </w:del>
      </w:ins>
    </w:p>
    <w:p w14:paraId="0F091BE5" w14:textId="77777777" w:rsidR="00CB7EF1" w:rsidDel="009820D8" w:rsidRDefault="00CB7EF1">
      <w:pPr>
        <w:pStyle w:val="TOC3"/>
        <w:tabs>
          <w:tab w:val="right" w:leader="dot" w:pos="9350"/>
        </w:tabs>
        <w:rPr>
          <w:ins w:id="90" w:author="Author"/>
          <w:del w:id="91" w:author="Author"/>
          <w:noProof/>
          <w:sz w:val="24"/>
          <w:szCs w:val="24"/>
          <w:lang w:bidi="ar-SA"/>
        </w:rPr>
      </w:pPr>
      <w:ins w:id="92" w:author="Author">
        <w:del w:id="93" w:author="Author">
          <w:r w:rsidRPr="009820D8" w:rsidDel="009820D8">
            <w:rPr>
              <w:rStyle w:val="Hyperlink"/>
              <w:noProof/>
              <w:rPrChange w:id="94" w:author="Author">
                <w:rPr>
                  <w:rStyle w:val="Hyperlink"/>
                  <w:noProof/>
                </w:rPr>
              </w:rPrChange>
            </w:rPr>
            <w:delText>Task 5 - Deploy to IoT devices (optional)</w:delText>
          </w:r>
          <w:r w:rsidDel="009820D8">
            <w:rPr>
              <w:noProof/>
              <w:webHidden/>
            </w:rPr>
            <w:tab/>
            <w:delText>15</w:delText>
          </w:r>
        </w:del>
      </w:ins>
    </w:p>
    <w:p w14:paraId="6B7FDBAF" w14:textId="77777777" w:rsidR="00CB7EF1" w:rsidDel="009820D8" w:rsidRDefault="00CB7EF1">
      <w:pPr>
        <w:pStyle w:val="TOC1"/>
        <w:rPr>
          <w:ins w:id="95" w:author="Author"/>
          <w:del w:id="96" w:author="Author"/>
          <w:rFonts w:asciiTheme="minorHAnsi" w:eastAsiaTheme="minorEastAsia" w:hAnsiTheme="minorHAnsi" w:cstheme="minorBidi"/>
          <w:b w:val="0"/>
          <w:bCs w:val="0"/>
          <w:caps w:val="0"/>
          <w:sz w:val="24"/>
          <w:szCs w:val="24"/>
          <w:lang w:eastAsia="en-US" w:bidi="ar-SA"/>
        </w:rPr>
      </w:pPr>
      <w:ins w:id="97" w:author="Author">
        <w:del w:id="98" w:author="Author">
          <w:r w:rsidRPr="009820D8" w:rsidDel="009820D8">
            <w:rPr>
              <w:rStyle w:val="Hyperlink"/>
              <w:rPrChange w:id="99" w:author="Author">
                <w:rPr>
                  <w:rStyle w:val="Hyperlink"/>
                </w:rPr>
              </w:rPrChange>
            </w:rPr>
            <w:delText>Exercise 3: Hello World in Blend</w:delText>
          </w:r>
          <w:r w:rsidDel="009820D8">
            <w:rPr>
              <w:webHidden/>
            </w:rPr>
            <w:tab/>
            <w:delText>17</w:delText>
          </w:r>
        </w:del>
      </w:ins>
    </w:p>
    <w:p w14:paraId="231BAAF5" w14:textId="77777777" w:rsidR="00CB7EF1" w:rsidDel="009820D8" w:rsidRDefault="00CB7EF1">
      <w:pPr>
        <w:pStyle w:val="TOC3"/>
        <w:tabs>
          <w:tab w:val="right" w:leader="dot" w:pos="9350"/>
        </w:tabs>
        <w:rPr>
          <w:ins w:id="100" w:author="Author"/>
          <w:del w:id="101" w:author="Author"/>
          <w:noProof/>
          <w:sz w:val="24"/>
          <w:szCs w:val="24"/>
          <w:lang w:bidi="ar-SA"/>
        </w:rPr>
      </w:pPr>
      <w:ins w:id="102" w:author="Author">
        <w:del w:id="103" w:author="Author">
          <w:r w:rsidRPr="009820D8" w:rsidDel="009820D8">
            <w:rPr>
              <w:rStyle w:val="Hyperlink"/>
              <w:noProof/>
              <w:rPrChange w:id="104" w:author="Author">
                <w:rPr>
                  <w:rStyle w:val="Hyperlink"/>
                  <w:noProof/>
                </w:rPr>
              </w:rPrChange>
            </w:rPr>
            <w:delText>Task 1 – Create a new project in Blend</w:delText>
          </w:r>
          <w:r w:rsidDel="009820D8">
            <w:rPr>
              <w:noProof/>
              <w:webHidden/>
            </w:rPr>
            <w:tab/>
            <w:delText>17</w:delText>
          </w:r>
        </w:del>
      </w:ins>
    </w:p>
    <w:p w14:paraId="777A3F82" w14:textId="77777777" w:rsidR="00CB7EF1" w:rsidDel="009820D8" w:rsidRDefault="00CB7EF1">
      <w:pPr>
        <w:pStyle w:val="TOC3"/>
        <w:tabs>
          <w:tab w:val="right" w:leader="dot" w:pos="9350"/>
        </w:tabs>
        <w:rPr>
          <w:ins w:id="105" w:author="Author"/>
          <w:del w:id="106" w:author="Author"/>
          <w:noProof/>
          <w:sz w:val="24"/>
          <w:szCs w:val="24"/>
          <w:lang w:bidi="ar-SA"/>
        </w:rPr>
      </w:pPr>
      <w:ins w:id="107" w:author="Author">
        <w:del w:id="108" w:author="Author">
          <w:r w:rsidRPr="009820D8" w:rsidDel="009820D8">
            <w:rPr>
              <w:rStyle w:val="Hyperlink"/>
              <w:noProof/>
              <w:rPrChange w:id="109" w:author="Author">
                <w:rPr>
                  <w:rStyle w:val="Hyperlink"/>
                  <w:noProof/>
                </w:rPr>
              </w:rPrChange>
            </w:rPr>
            <w:delText>Task 2 – Generate sample data</w:delText>
          </w:r>
          <w:r w:rsidDel="009820D8">
            <w:rPr>
              <w:noProof/>
              <w:webHidden/>
            </w:rPr>
            <w:tab/>
            <w:delText>19</w:delText>
          </w:r>
        </w:del>
      </w:ins>
    </w:p>
    <w:p w14:paraId="27E35B82" w14:textId="77777777" w:rsidR="00CB7EF1" w:rsidDel="009820D8" w:rsidRDefault="00CB7EF1">
      <w:pPr>
        <w:pStyle w:val="TOC1"/>
        <w:rPr>
          <w:ins w:id="110" w:author="Author"/>
          <w:del w:id="111" w:author="Author"/>
          <w:rFonts w:asciiTheme="minorHAnsi" w:eastAsiaTheme="minorEastAsia" w:hAnsiTheme="minorHAnsi" w:cstheme="minorBidi"/>
          <w:b w:val="0"/>
          <w:bCs w:val="0"/>
          <w:caps w:val="0"/>
          <w:sz w:val="24"/>
          <w:szCs w:val="24"/>
          <w:lang w:eastAsia="en-US" w:bidi="ar-SA"/>
        </w:rPr>
      </w:pPr>
      <w:ins w:id="112" w:author="Author">
        <w:del w:id="113" w:author="Author">
          <w:r w:rsidRPr="009820D8" w:rsidDel="009820D8">
            <w:rPr>
              <w:rStyle w:val="Hyperlink"/>
              <w:rPrChange w:id="114" w:author="Author">
                <w:rPr>
                  <w:rStyle w:val="Hyperlink"/>
                </w:rPr>
              </w:rPrChange>
            </w:rPr>
            <w:delText>Summary</w:delText>
          </w:r>
          <w:r w:rsidDel="009820D8">
            <w:rPr>
              <w:webHidden/>
            </w:rPr>
            <w:tab/>
            <w:delText>24</w:delText>
          </w:r>
        </w:del>
      </w:ins>
    </w:p>
    <w:p w14:paraId="2BC64B18" w14:textId="77777777" w:rsidR="00CB7EF1" w:rsidDel="009820D8" w:rsidRDefault="00CB7EF1">
      <w:pPr>
        <w:pStyle w:val="TOC1"/>
        <w:rPr>
          <w:del w:id="115" w:author="Author"/>
        </w:rPr>
      </w:pPr>
    </w:p>
    <w:p w14:paraId="15DB182C" w14:textId="07FC5264" w:rsidR="00FF1358" w:rsidDel="009820D8" w:rsidRDefault="00FF1358">
      <w:pPr>
        <w:pStyle w:val="TOC1"/>
        <w:rPr>
          <w:del w:id="116" w:author="Author"/>
          <w:rFonts w:asciiTheme="minorHAnsi" w:eastAsiaTheme="minorEastAsia" w:hAnsiTheme="minorHAnsi" w:cstheme="minorBidi"/>
          <w:b w:val="0"/>
          <w:bCs w:val="0"/>
          <w:caps w:val="0"/>
          <w:sz w:val="24"/>
          <w:szCs w:val="24"/>
          <w:lang w:eastAsia="en-US" w:bidi="ar-SA"/>
        </w:rPr>
      </w:pPr>
      <w:del w:id="117" w:author="Author">
        <w:r w:rsidRPr="00CB7EF1" w:rsidDel="009820D8">
          <w:rPr>
            <w:rFonts w:cs="Times New Roman"/>
            <w:rPrChange w:id="118" w:author="Author">
              <w:rPr>
                <w:rStyle w:val="Hyperlink"/>
              </w:rPr>
            </w:rPrChange>
          </w:rPr>
          <w:delText>Overview</w:delText>
        </w:r>
        <w:r w:rsidDel="009820D8">
          <w:rPr>
            <w:webHidden/>
          </w:rPr>
          <w:tab/>
          <w:delText>3</w:delText>
        </w:r>
      </w:del>
    </w:p>
    <w:p w14:paraId="113B0BDB" w14:textId="77777777" w:rsidR="00FF1358" w:rsidDel="009820D8" w:rsidRDefault="00FF1358">
      <w:pPr>
        <w:pStyle w:val="TOC1"/>
        <w:rPr>
          <w:del w:id="119" w:author="Author"/>
          <w:rFonts w:asciiTheme="minorHAnsi" w:eastAsiaTheme="minorEastAsia" w:hAnsiTheme="minorHAnsi" w:cstheme="minorBidi"/>
          <w:b w:val="0"/>
          <w:bCs w:val="0"/>
          <w:caps w:val="0"/>
          <w:sz w:val="24"/>
          <w:szCs w:val="24"/>
          <w:lang w:eastAsia="en-US" w:bidi="ar-SA"/>
        </w:rPr>
      </w:pPr>
      <w:del w:id="120" w:author="Author">
        <w:r w:rsidRPr="00CB7EF1" w:rsidDel="009820D8">
          <w:rPr>
            <w:rFonts w:cs="Times New Roman"/>
            <w:rPrChange w:id="121" w:author="Author">
              <w:rPr>
                <w:rStyle w:val="Hyperlink"/>
              </w:rPr>
            </w:rPrChange>
          </w:rPr>
          <w:delText>Exercise 1: Getting Started with UWP</w:delText>
        </w:r>
        <w:r w:rsidDel="009820D8">
          <w:rPr>
            <w:webHidden/>
          </w:rPr>
          <w:tab/>
          <w:delText>5</w:delText>
        </w:r>
      </w:del>
    </w:p>
    <w:p w14:paraId="2142890F" w14:textId="77777777" w:rsidR="00FF1358" w:rsidDel="009820D8" w:rsidRDefault="00FF1358">
      <w:pPr>
        <w:pStyle w:val="TOC3"/>
        <w:tabs>
          <w:tab w:val="right" w:leader="dot" w:pos="9350"/>
        </w:tabs>
        <w:rPr>
          <w:del w:id="122" w:author="Author"/>
          <w:noProof/>
          <w:sz w:val="24"/>
          <w:szCs w:val="24"/>
          <w:lang w:bidi="ar-SA"/>
        </w:rPr>
      </w:pPr>
      <w:del w:id="123" w:author="Author">
        <w:r w:rsidRPr="00CB7EF1" w:rsidDel="009820D8">
          <w:rPr>
            <w:rFonts w:cs="Times New Roman"/>
            <w:noProof/>
            <w:rPrChange w:id="124" w:author="Author">
              <w:rPr>
                <w:rStyle w:val="Hyperlink"/>
                <w:noProof/>
              </w:rPr>
            </w:rPrChange>
          </w:rPr>
          <w:delText>Task 1 – Create a blank Universal Windows app</w:delText>
        </w:r>
        <w:r w:rsidDel="009820D8">
          <w:rPr>
            <w:noProof/>
            <w:webHidden/>
          </w:rPr>
          <w:tab/>
          <w:delText>5</w:delText>
        </w:r>
      </w:del>
    </w:p>
    <w:p w14:paraId="1090B648" w14:textId="77777777" w:rsidR="00FF1358" w:rsidDel="009820D8" w:rsidRDefault="00FF1358">
      <w:pPr>
        <w:pStyle w:val="TOC3"/>
        <w:tabs>
          <w:tab w:val="right" w:leader="dot" w:pos="9350"/>
        </w:tabs>
        <w:rPr>
          <w:del w:id="125" w:author="Author"/>
          <w:noProof/>
          <w:sz w:val="24"/>
          <w:szCs w:val="24"/>
          <w:lang w:bidi="ar-SA"/>
        </w:rPr>
      </w:pPr>
      <w:del w:id="126" w:author="Author">
        <w:r w:rsidRPr="00CB7EF1" w:rsidDel="009820D8">
          <w:rPr>
            <w:rFonts w:cs="Times New Roman"/>
            <w:noProof/>
            <w:rPrChange w:id="127" w:author="Author">
              <w:rPr>
                <w:rStyle w:val="Hyperlink"/>
                <w:noProof/>
              </w:rPr>
            </w:rPrChange>
          </w:rPr>
          <w:delText>Task 2 - Explore the template</w:delText>
        </w:r>
        <w:r w:rsidDel="009820D8">
          <w:rPr>
            <w:noProof/>
            <w:webHidden/>
          </w:rPr>
          <w:tab/>
          <w:delText>8</w:delText>
        </w:r>
      </w:del>
    </w:p>
    <w:p w14:paraId="1AAD939E" w14:textId="77777777" w:rsidR="00FF1358" w:rsidDel="009820D8" w:rsidRDefault="00FF1358">
      <w:pPr>
        <w:pStyle w:val="TOC1"/>
        <w:rPr>
          <w:del w:id="128" w:author="Author"/>
          <w:rFonts w:asciiTheme="minorHAnsi" w:eastAsiaTheme="minorEastAsia" w:hAnsiTheme="minorHAnsi" w:cstheme="minorBidi"/>
          <w:b w:val="0"/>
          <w:bCs w:val="0"/>
          <w:caps w:val="0"/>
          <w:sz w:val="24"/>
          <w:szCs w:val="24"/>
          <w:lang w:eastAsia="en-US" w:bidi="ar-SA"/>
        </w:rPr>
      </w:pPr>
      <w:del w:id="129" w:author="Author">
        <w:r w:rsidRPr="00CB7EF1" w:rsidDel="009820D8">
          <w:rPr>
            <w:rFonts w:cs="Times New Roman"/>
            <w:rPrChange w:id="130" w:author="Author">
              <w:rPr>
                <w:rStyle w:val="Hyperlink"/>
              </w:rPr>
            </w:rPrChange>
          </w:rPr>
          <w:delText>Exercise 2: Hello World Across Devices</w:delText>
        </w:r>
        <w:r w:rsidDel="009820D8">
          <w:rPr>
            <w:webHidden/>
          </w:rPr>
          <w:tab/>
          <w:delText>8</w:delText>
        </w:r>
      </w:del>
    </w:p>
    <w:p w14:paraId="1004D55D" w14:textId="77777777" w:rsidR="00FF1358" w:rsidDel="009820D8" w:rsidRDefault="00FF1358">
      <w:pPr>
        <w:pStyle w:val="TOC3"/>
        <w:tabs>
          <w:tab w:val="right" w:leader="dot" w:pos="9350"/>
        </w:tabs>
        <w:rPr>
          <w:del w:id="131" w:author="Author"/>
          <w:noProof/>
          <w:sz w:val="24"/>
          <w:szCs w:val="24"/>
          <w:lang w:bidi="ar-SA"/>
        </w:rPr>
      </w:pPr>
      <w:del w:id="132" w:author="Author">
        <w:r w:rsidRPr="00CB7EF1" w:rsidDel="009820D8">
          <w:rPr>
            <w:rFonts w:cs="Times New Roman"/>
            <w:noProof/>
            <w:rPrChange w:id="133" w:author="Author">
              <w:rPr>
                <w:rStyle w:val="Hyperlink"/>
                <w:noProof/>
              </w:rPr>
            </w:rPrChange>
          </w:rPr>
          <w:delText>Task 1 – Display a greeting</w:delText>
        </w:r>
        <w:r w:rsidDel="009820D8">
          <w:rPr>
            <w:noProof/>
            <w:webHidden/>
          </w:rPr>
          <w:tab/>
          <w:delText>8</w:delText>
        </w:r>
      </w:del>
    </w:p>
    <w:p w14:paraId="247A16C5" w14:textId="77777777" w:rsidR="00FF1358" w:rsidDel="009820D8" w:rsidRDefault="00FF1358">
      <w:pPr>
        <w:pStyle w:val="TOC3"/>
        <w:tabs>
          <w:tab w:val="right" w:leader="dot" w:pos="9350"/>
        </w:tabs>
        <w:rPr>
          <w:del w:id="134" w:author="Author"/>
          <w:noProof/>
          <w:sz w:val="24"/>
          <w:szCs w:val="24"/>
          <w:lang w:bidi="ar-SA"/>
        </w:rPr>
      </w:pPr>
      <w:del w:id="135" w:author="Author">
        <w:r w:rsidRPr="00CB7EF1" w:rsidDel="009820D8">
          <w:rPr>
            <w:rFonts w:cs="Times New Roman"/>
            <w:noProof/>
            <w:rPrChange w:id="136" w:author="Author">
              <w:rPr>
                <w:rStyle w:val="Hyperlink"/>
                <w:noProof/>
              </w:rPr>
            </w:rPrChange>
          </w:rPr>
          <w:delText>Task 2 - Detect the device family</w:delText>
        </w:r>
        <w:r w:rsidDel="009820D8">
          <w:rPr>
            <w:noProof/>
            <w:webHidden/>
          </w:rPr>
          <w:tab/>
          <w:delText>10</w:delText>
        </w:r>
      </w:del>
    </w:p>
    <w:p w14:paraId="7AC85011" w14:textId="77777777" w:rsidR="00FF1358" w:rsidDel="009820D8" w:rsidRDefault="00FF1358">
      <w:pPr>
        <w:pStyle w:val="TOC3"/>
        <w:tabs>
          <w:tab w:val="right" w:leader="dot" w:pos="9350"/>
        </w:tabs>
        <w:rPr>
          <w:del w:id="137" w:author="Author"/>
          <w:noProof/>
          <w:sz w:val="24"/>
          <w:szCs w:val="24"/>
          <w:lang w:bidi="ar-SA"/>
        </w:rPr>
      </w:pPr>
      <w:del w:id="138" w:author="Author">
        <w:r w:rsidRPr="00CB7EF1" w:rsidDel="009820D8">
          <w:rPr>
            <w:rFonts w:cs="Times New Roman"/>
            <w:noProof/>
            <w:rPrChange w:id="139" w:author="Author">
              <w:rPr>
                <w:rStyle w:val="Hyperlink"/>
                <w:noProof/>
              </w:rPr>
            </w:rPrChange>
          </w:rPr>
          <w:delText>Task 3 – Dynamically show the dimensions of the app window</w:delText>
        </w:r>
        <w:r w:rsidDel="009820D8">
          <w:rPr>
            <w:noProof/>
            <w:webHidden/>
          </w:rPr>
          <w:tab/>
          <w:delText>11</w:delText>
        </w:r>
      </w:del>
    </w:p>
    <w:p w14:paraId="71B48778" w14:textId="77777777" w:rsidR="00FF1358" w:rsidDel="009820D8" w:rsidRDefault="00FF1358">
      <w:pPr>
        <w:pStyle w:val="TOC3"/>
        <w:tabs>
          <w:tab w:val="right" w:leader="dot" w:pos="9350"/>
        </w:tabs>
        <w:rPr>
          <w:del w:id="140" w:author="Author"/>
          <w:noProof/>
          <w:sz w:val="24"/>
          <w:szCs w:val="24"/>
          <w:lang w:bidi="ar-SA"/>
        </w:rPr>
      </w:pPr>
      <w:del w:id="141" w:author="Author">
        <w:r w:rsidRPr="00CB7EF1" w:rsidDel="009820D8">
          <w:rPr>
            <w:rFonts w:cs="Times New Roman"/>
            <w:noProof/>
            <w:rPrChange w:id="142" w:author="Author">
              <w:rPr>
                <w:rStyle w:val="Hyperlink"/>
                <w:noProof/>
              </w:rPr>
            </w:rPrChange>
          </w:rPr>
          <w:delText>Task 4 - Deploy to the Mobile emulator</w:delText>
        </w:r>
        <w:r w:rsidDel="009820D8">
          <w:rPr>
            <w:noProof/>
            <w:webHidden/>
          </w:rPr>
          <w:tab/>
          <w:delText>13</w:delText>
        </w:r>
      </w:del>
    </w:p>
    <w:p w14:paraId="35BE0AFE" w14:textId="77777777" w:rsidR="00FF1358" w:rsidDel="009820D8" w:rsidRDefault="00FF1358">
      <w:pPr>
        <w:pStyle w:val="TOC3"/>
        <w:tabs>
          <w:tab w:val="right" w:leader="dot" w:pos="9350"/>
        </w:tabs>
        <w:rPr>
          <w:del w:id="143" w:author="Author"/>
          <w:noProof/>
          <w:sz w:val="24"/>
          <w:szCs w:val="24"/>
          <w:lang w:bidi="ar-SA"/>
        </w:rPr>
      </w:pPr>
      <w:del w:id="144" w:author="Author">
        <w:r w:rsidRPr="00CB7EF1" w:rsidDel="009820D8">
          <w:rPr>
            <w:rFonts w:cs="Times New Roman"/>
            <w:noProof/>
            <w:rPrChange w:id="145" w:author="Author">
              <w:rPr>
                <w:rStyle w:val="Hyperlink"/>
                <w:noProof/>
              </w:rPr>
            </w:rPrChange>
          </w:rPr>
          <w:delText>Task 5 - Deploy to IoT devices (optional)</w:delText>
        </w:r>
        <w:r w:rsidDel="009820D8">
          <w:rPr>
            <w:noProof/>
            <w:webHidden/>
          </w:rPr>
          <w:tab/>
          <w:delText>15</w:delText>
        </w:r>
      </w:del>
    </w:p>
    <w:p w14:paraId="56B88A9D" w14:textId="77777777" w:rsidR="00FF1358" w:rsidDel="009820D8" w:rsidRDefault="00FF1358">
      <w:pPr>
        <w:pStyle w:val="TOC1"/>
        <w:rPr>
          <w:del w:id="146" w:author="Author"/>
          <w:rFonts w:asciiTheme="minorHAnsi" w:eastAsiaTheme="minorEastAsia" w:hAnsiTheme="minorHAnsi" w:cstheme="minorBidi"/>
          <w:b w:val="0"/>
          <w:bCs w:val="0"/>
          <w:caps w:val="0"/>
          <w:sz w:val="24"/>
          <w:szCs w:val="24"/>
          <w:lang w:eastAsia="en-US" w:bidi="ar-SA"/>
        </w:rPr>
      </w:pPr>
      <w:del w:id="147" w:author="Author">
        <w:r w:rsidRPr="00CB7EF1" w:rsidDel="009820D8">
          <w:rPr>
            <w:rFonts w:cs="Times New Roman"/>
            <w:rPrChange w:id="148" w:author="Author">
              <w:rPr>
                <w:rStyle w:val="Hyperlink"/>
              </w:rPr>
            </w:rPrChange>
          </w:rPr>
          <w:delText>Exercise 3: Sample Data in Blend</w:delText>
        </w:r>
        <w:r w:rsidDel="009820D8">
          <w:rPr>
            <w:webHidden/>
          </w:rPr>
          <w:tab/>
          <w:delText>17</w:delText>
        </w:r>
      </w:del>
    </w:p>
    <w:p w14:paraId="00AA88CC" w14:textId="77777777" w:rsidR="00FF1358" w:rsidDel="009820D8" w:rsidRDefault="00FF1358">
      <w:pPr>
        <w:pStyle w:val="TOC3"/>
        <w:tabs>
          <w:tab w:val="right" w:leader="dot" w:pos="9350"/>
        </w:tabs>
        <w:rPr>
          <w:del w:id="149" w:author="Author"/>
          <w:noProof/>
          <w:sz w:val="24"/>
          <w:szCs w:val="24"/>
          <w:lang w:bidi="ar-SA"/>
        </w:rPr>
      </w:pPr>
      <w:del w:id="150" w:author="Author">
        <w:r w:rsidRPr="00CB7EF1" w:rsidDel="009820D8">
          <w:rPr>
            <w:rFonts w:cs="Times New Roman"/>
            <w:noProof/>
            <w:rPrChange w:id="151" w:author="Author">
              <w:rPr>
                <w:rStyle w:val="Hyperlink"/>
                <w:noProof/>
              </w:rPr>
            </w:rPrChange>
          </w:rPr>
          <w:delText>Task 1 – Create a new project in Blend</w:delText>
        </w:r>
        <w:r w:rsidDel="009820D8">
          <w:rPr>
            <w:noProof/>
            <w:webHidden/>
          </w:rPr>
          <w:tab/>
          <w:delText>17</w:delText>
        </w:r>
      </w:del>
    </w:p>
    <w:p w14:paraId="294EB2D5" w14:textId="77777777" w:rsidR="00FF1358" w:rsidDel="009820D8" w:rsidRDefault="00FF1358">
      <w:pPr>
        <w:pStyle w:val="TOC3"/>
        <w:tabs>
          <w:tab w:val="right" w:leader="dot" w:pos="9350"/>
        </w:tabs>
        <w:rPr>
          <w:del w:id="152" w:author="Author"/>
          <w:noProof/>
          <w:sz w:val="24"/>
          <w:szCs w:val="24"/>
          <w:lang w:bidi="ar-SA"/>
        </w:rPr>
      </w:pPr>
      <w:del w:id="153" w:author="Author">
        <w:r w:rsidRPr="00CB7EF1" w:rsidDel="009820D8">
          <w:rPr>
            <w:rFonts w:cs="Times New Roman"/>
            <w:noProof/>
            <w:rPrChange w:id="154" w:author="Author">
              <w:rPr>
                <w:rStyle w:val="Hyperlink"/>
                <w:noProof/>
              </w:rPr>
            </w:rPrChange>
          </w:rPr>
          <w:delText>Task 2 – Generate sample data</w:delText>
        </w:r>
        <w:r w:rsidDel="009820D8">
          <w:rPr>
            <w:noProof/>
            <w:webHidden/>
          </w:rPr>
          <w:tab/>
          <w:delText>19</w:delText>
        </w:r>
      </w:del>
    </w:p>
    <w:p w14:paraId="4B2F5C1D" w14:textId="77777777" w:rsidR="00FF1358" w:rsidDel="009820D8" w:rsidRDefault="00FF1358">
      <w:pPr>
        <w:pStyle w:val="TOC1"/>
        <w:rPr>
          <w:del w:id="155" w:author="Author"/>
          <w:rFonts w:asciiTheme="minorHAnsi" w:eastAsiaTheme="minorEastAsia" w:hAnsiTheme="minorHAnsi" w:cstheme="minorBidi"/>
          <w:b w:val="0"/>
          <w:bCs w:val="0"/>
          <w:caps w:val="0"/>
          <w:sz w:val="24"/>
          <w:szCs w:val="24"/>
          <w:lang w:eastAsia="en-US" w:bidi="ar-SA"/>
        </w:rPr>
      </w:pPr>
      <w:del w:id="156" w:author="Author">
        <w:r w:rsidRPr="00CB7EF1" w:rsidDel="009820D8">
          <w:rPr>
            <w:rFonts w:cs="Times New Roman"/>
            <w:rPrChange w:id="157" w:author="Author">
              <w:rPr>
                <w:rStyle w:val="Hyperlink"/>
              </w:rPr>
            </w:rPrChange>
          </w:rPr>
          <w:delText>Summary</w:delText>
        </w:r>
        <w:r w:rsidDel="009820D8">
          <w:rPr>
            <w:webHidden/>
          </w:rPr>
          <w:tab/>
          <w:delText>24</w:delText>
        </w:r>
      </w:del>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158" w:name="_Toc428893468" w:displacedByCustomXml="next"/>
    <w:sdt>
      <w:sdtPr>
        <w:alias w:val="Topic"/>
        <w:tag w:val="50e863b2-ffbb-43d6-aa22-1f8d068f00eb"/>
        <w:id w:val="440965237"/>
        <w:placeholder>
          <w:docPart w:val="DefaultPlaceholder_1082065158"/>
        </w:placeholder>
        <w:text/>
      </w:sdtPr>
      <w:sdtContent>
        <w:p w14:paraId="0883A4D0" w14:textId="77777777" w:rsidR="006A0032" w:rsidRDefault="00017095" w:rsidP="006A0032">
          <w:pPr>
            <w:pStyle w:val="ppTopic"/>
          </w:pPr>
          <w:r>
            <w:t>Overview</w:t>
          </w:r>
        </w:p>
      </w:sdtContent>
    </w:sdt>
    <w:bookmarkEnd w:id="158" w:displacedByCustomXml="prev"/>
    <w:p w14:paraId="43483B9C" w14:textId="3225B829" w:rsidR="00822AB5" w:rsidRPr="004A2150" w:rsidRDefault="004A2150" w:rsidP="004A2150">
      <w:pPr>
        <w:rPr>
          <w:rFonts w:ascii="Times" w:hAnsi="Times" w:cs="Times New Roman"/>
          <w:sz w:val="20"/>
          <w:szCs w:val="20"/>
          <w:lang w:bidi="ar-SA"/>
        </w:rPr>
      </w:pPr>
      <w:r w:rsidRPr="004A2150">
        <w:rPr>
          <w:lang w:bidi="ar-SA"/>
        </w:rPr>
        <w:t xml:space="preserve">Windows 10 introduces the Universal Windows Platform (UWP), which further evolves the Windows Runtime model and brings it into the Windows 10 unified core. As part of the core, the UWP now provides a common app platform available on every device that runs Windows 10. With this evolution, apps that target the UWP can call </w:t>
      </w:r>
      <w:r w:rsidR="00684F79" w:rsidRPr="004A2150">
        <w:rPr>
          <w:lang w:bidi="ar-SA"/>
        </w:rPr>
        <w:t xml:space="preserve">APIs specific to the device family </w:t>
      </w:r>
      <w:r w:rsidR="00684F79">
        <w:rPr>
          <w:lang w:bidi="ar-SA"/>
        </w:rPr>
        <w:t>in addition to</w:t>
      </w:r>
      <w:r w:rsidRPr="004A2150">
        <w:rPr>
          <w:lang w:bidi="ar-SA"/>
        </w:rPr>
        <w:t xml:space="preserve"> the WinRT APIs that are common to all devices. The UWP provides a guaranteed core API layer across devices. </w:t>
      </w:r>
      <w:r w:rsidR="00684F79">
        <w:rPr>
          <w:lang w:bidi="ar-SA"/>
        </w:rPr>
        <w:t xml:space="preserve">With UWP, </w:t>
      </w:r>
      <w:r w:rsidRPr="004A2150">
        <w:rPr>
          <w:lang w:bidi="ar-SA"/>
        </w:rPr>
        <w:t xml:space="preserve">you can create a single app package that can be installed onto a wide range of devices. </w:t>
      </w:r>
    </w:p>
    <w:p w14:paraId="0883A4D9" w14:textId="1770DA3F" w:rsidR="006009AB" w:rsidRDefault="00822AB5" w:rsidP="004A2150">
      <w:r>
        <w:t>In this lab, you will</w:t>
      </w:r>
      <w:r w:rsidR="00FA040E">
        <w:t xml:space="preserve"> use the Universal Windows App Development Tools to </w:t>
      </w:r>
      <w:r w:rsidR="0063423E">
        <w:t>build a Hello World app that runs on all Windows 10 devices</w:t>
      </w:r>
      <w:r w:rsidR="00FA040E">
        <w:t>. Your app will</w:t>
      </w:r>
      <w:r w:rsidR="0063423E">
        <w:t xml:space="preserve"> </w:t>
      </w:r>
      <w:r w:rsidR="00FA040E">
        <w:t>display</w:t>
      </w:r>
      <w:r w:rsidR="0063423E">
        <w:t xml:space="preserve"> information about the device </w:t>
      </w:r>
      <w:r w:rsidR="00FA040E">
        <w:t>it is running on</w:t>
      </w:r>
      <w:r w:rsidR="00D67845">
        <w:t>, including the device family and current app window size</w:t>
      </w:r>
      <w:r>
        <w:t>.</w:t>
      </w:r>
      <w:r w:rsidR="00AC62BD">
        <w:t xml:space="preserve"> You will also </w:t>
      </w:r>
      <w:del w:id="159" w:author="Author">
        <w:r w:rsidR="00AC62BD" w:rsidDel="004F6BCC">
          <w:delText xml:space="preserve">learn how </w:delText>
        </w:r>
        <w:r w:rsidR="007F32FF" w:rsidDel="004F6BCC">
          <w:delText xml:space="preserve">to </w:delText>
        </w:r>
      </w:del>
      <w:ins w:id="160" w:author="Author">
        <w:r w:rsidR="00B9203F">
          <w:t>create a Hello World app directly from</w:t>
        </w:r>
      </w:ins>
      <w:del w:id="161" w:author="Author">
        <w:r w:rsidR="007F32FF" w:rsidDel="00B9203F">
          <w:delText>use</w:delText>
        </w:r>
      </w:del>
      <w:r w:rsidR="007F32FF">
        <w:t xml:space="preserve"> Blend </w:t>
      </w:r>
      <w:del w:id="162" w:author="Author">
        <w:r w:rsidR="007F32FF" w:rsidDel="00B9203F">
          <w:delText>to generate</w:delText>
        </w:r>
      </w:del>
      <w:ins w:id="163" w:author="Author">
        <w:r w:rsidR="00B9203F">
          <w:t>and leverage Blend’s ability to generate</w:t>
        </w:r>
      </w:ins>
      <w:r w:rsidR="007F32FF">
        <w:t xml:space="preserve"> sample data</w:t>
      </w:r>
      <w:r w:rsidR="00AC62BD">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3B57DFBB" w:rsidR="00616A3C" w:rsidRDefault="000D2F95" w:rsidP="00A81441">
      <w:pPr>
        <w:pStyle w:val="ppBulletList"/>
        <w:rPr>
          <w:noProof/>
        </w:rPr>
      </w:pPr>
      <w:r>
        <w:rPr>
          <w:noProof/>
        </w:rPr>
        <w:t>Create a Universal Windows app</w:t>
      </w:r>
      <w:r w:rsidR="000B7CF1">
        <w:rPr>
          <w:noProof/>
        </w:rPr>
        <w:t xml:space="preserve"> from the Blank App template</w:t>
      </w:r>
    </w:p>
    <w:p w14:paraId="109D5B11" w14:textId="64504787" w:rsidR="000D2F95" w:rsidRDefault="000D2F95" w:rsidP="00A81441">
      <w:pPr>
        <w:pStyle w:val="ppBulletList"/>
        <w:rPr>
          <w:noProof/>
        </w:rPr>
      </w:pPr>
      <w:r>
        <w:rPr>
          <w:noProof/>
        </w:rPr>
        <w:t>Display a greeting in your app</w:t>
      </w:r>
    </w:p>
    <w:p w14:paraId="5054E7DF" w14:textId="60AEC67C" w:rsidR="000D2F95" w:rsidRDefault="000D2F95" w:rsidP="00A81441">
      <w:pPr>
        <w:pStyle w:val="ppBulletList"/>
        <w:rPr>
          <w:noProof/>
        </w:rPr>
      </w:pPr>
      <w:r>
        <w:rPr>
          <w:noProof/>
        </w:rPr>
        <w:t>Detect and display the device family</w:t>
      </w:r>
    </w:p>
    <w:p w14:paraId="76D4E6FF" w14:textId="23B4558C" w:rsidR="000D2F95" w:rsidRDefault="000D2F95" w:rsidP="00A81441">
      <w:pPr>
        <w:pStyle w:val="ppBulletList"/>
        <w:rPr>
          <w:noProof/>
        </w:rPr>
      </w:pPr>
      <w:r>
        <w:rPr>
          <w:noProof/>
        </w:rPr>
        <w:t>Dynamically display the app window size</w:t>
      </w:r>
    </w:p>
    <w:p w14:paraId="6C16CF03" w14:textId="143B57D3" w:rsidR="00684F79" w:rsidRDefault="00684F79" w:rsidP="00A81441">
      <w:pPr>
        <w:pStyle w:val="ppBulletList"/>
        <w:rPr>
          <w:noProof/>
        </w:rPr>
      </w:pPr>
      <w:r>
        <w:rPr>
          <w:noProof/>
        </w:rPr>
        <w:t>Deploy to the Local Machine</w:t>
      </w:r>
    </w:p>
    <w:p w14:paraId="4210A94A" w14:textId="286F0511" w:rsidR="00684F79" w:rsidRDefault="00684F79" w:rsidP="00A81441">
      <w:pPr>
        <w:pStyle w:val="ppBulletList"/>
        <w:rPr>
          <w:noProof/>
        </w:rPr>
      </w:pPr>
      <w:r>
        <w:rPr>
          <w:noProof/>
        </w:rPr>
        <w:t>Deploy to the Mobile emulator</w:t>
      </w:r>
    </w:p>
    <w:p w14:paraId="43A4E842" w14:textId="462235E4" w:rsidR="00684F79" w:rsidRDefault="00684F79" w:rsidP="00A81441">
      <w:pPr>
        <w:pStyle w:val="ppBulletList"/>
        <w:rPr>
          <w:noProof/>
        </w:rPr>
      </w:pPr>
      <w:r>
        <w:rPr>
          <w:noProof/>
        </w:rPr>
        <w:t>Deploy to an IoT device</w:t>
      </w:r>
    </w:p>
    <w:p w14:paraId="3256D67C" w14:textId="486F252B" w:rsidR="008107E9" w:rsidRDefault="008107E9" w:rsidP="00A81441">
      <w:pPr>
        <w:pStyle w:val="ppBulletList"/>
        <w:rPr>
          <w:noProof/>
        </w:rPr>
      </w:pPr>
      <w:r>
        <w:rPr>
          <w:noProof/>
        </w:rPr>
        <w:t>Generate sample data in Blend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164"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883A4E7" w14:textId="7F451839" w:rsidR="008D1B17" w:rsidRDefault="008D1B17" w:rsidP="008D1B17">
      <w:pPr>
        <w:pStyle w:val="ppBulletList"/>
        <w:rPr>
          <w:noProof/>
        </w:rPr>
      </w:pPr>
      <w:r>
        <w:rPr>
          <w:noProof/>
        </w:rPr>
        <w:lastRenderedPageBreak/>
        <w:t>Micr</w:t>
      </w:r>
      <w:r w:rsidR="00984E79">
        <w:rPr>
          <w:noProof/>
        </w:rPr>
        <w:t xml:space="preserve">osoft Visual Studio </w:t>
      </w:r>
      <w:r w:rsidR="009D4014">
        <w:rPr>
          <w:noProof/>
        </w:rPr>
        <w:t>2015</w:t>
      </w:r>
      <w:r w:rsidR="00F96645">
        <w:rPr>
          <w:noProof/>
        </w:rPr>
        <w:t xml:space="preserve"> </w:t>
      </w:r>
    </w:p>
    <w:p w14:paraId="6FEDDE39" w14:textId="2898DCD5" w:rsidR="00DB59D2" w:rsidRDefault="00DB59D2" w:rsidP="008D1B17">
      <w:pPr>
        <w:pStyle w:val="ppBulletList"/>
        <w:rPr>
          <w:noProof/>
        </w:rPr>
      </w:pPr>
      <w:r>
        <w:rPr>
          <w:noProof/>
        </w:rPr>
        <w:t>Windows 10 Mobile Emulator</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75C91514" w:rsidR="00684F79" w:rsidRDefault="000B7CF1" w:rsidP="00684F79">
      <w:pPr>
        <w:pStyle w:val="ppBodyText"/>
        <w:rPr>
          <w:noProof/>
        </w:rPr>
      </w:pPr>
      <w:r>
        <w:rPr>
          <w:noProof/>
        </w:rPr>
        <w:t>If you wish to complete the optional tasks in this lab, you will need:</w:t>
      </w:r>
    </w:p>
    <w:p w14:paraId="00CB07E5" w14:textId="6604CD16" w:rsidR="00684F79" w:rsidRDefault="000B7CF1" w:rsidP="00684F79">
      <w:pPr>
        <w:pStyle w:val="ppBulletList"/>
        <w:rPr>
          <w:noProof/>
        </w:rPr>
      </w:pPr>
      <w:r>
        <w:rPr>
          <w:noProof/>
        </w:rPr>
        <w:t>An IoT device running Windows 10</w:t>
      </w:r>
    </w:p>
    <w:p w14:paraId="0995867D" w14:textId="104FA4F9" w:rsidR="00640982" w:rsidRDefault="00640982" w:rsidP="00684F79">
      <w:pPr>
        <w:pStyle w:val="ppBulletList"/>
        <w:rPr>
          <w:noProof/>
        </w:rPr>
      </w:pPr>
      <w:r>
        <w:rPr>
          <w:noProof/>
        </w:rPr>
        <w:t>A display</w:t>
      </w:r>
      <w:r w:rsidR="006D72F4">
        <w:rPr>
          <w:noProof/>
        </w:rPr>
        <w:t xml:space="preserve"> that connects</w:t>
      </w:r>
      <w:r>
        <w:rPr>
          <w:noProof/>
        </w:rPr>
        <w:t xml:space="preserve"> </w:t>
      </w:r>
      <w:r w:rsidR="006D72F4">
        <w:rPr>
          <w:noProof/>
        </w:rPr>
        <w:t xml:space="preserve">to </w:t>
      </w:r>
      <w:r>
        <w:rPr>
          <w:noProof/>
        </w:rPr>
        <w:t>the IoT device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462FCCF0" w:rsidR="00365D13" w:rsidRDefault="00365D13" w:rsidP="00BB0399">
      <w:pPr>
        <w:pStyle w:val="ppNumberList"/>
        <w:rPr>
          <w:noProof/>
        </w:rPr>
      </w:pPr>
      <w:r>
        <w:rPr>
          <w:noProof/>
        </w:rPr>
        <w:t>Install the Windows 10 Mobile Emulator.</w:t>
      </w:r>
    </w:p>
    <w:p w14:paraId="160D8379" w14:textId="1F7975E0" w:rsidR="00F65B12" w:rsidRPr="00C9666C" w:rsidRDefault="00F65B12" w:rsidP="00BB0399">
      <w:pPr>
        <w:pStyle w:val="ppNumberList"/>
        <w:rPr>
          <w:noProof/>
        </w:rPr>
      </w:pPr>
      <w:r>
        <w:rPr>
          <w:noProof/>
        </w:rPr>
        <w:t>Optional: Install Windows 10 on an IoT device.</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54DADD" w:rsidR="009D4014" w:rsidRDefault="00DF11D8" w:rsidP="003E1D57">
      <w:pPr>
        <w:pStyle w:val="ppNumberList"/>
        <w:rPr>
          <w:noProof/>
        </w:rPr>
      </w:pPr>
      <w:r>
        <w:t>Getting started with UWP</w:t>
      </w:r>
    </w:p>
    <w:p w14:paraId="1E61B279" w14:textId="0A92DD4C" w:rsidR="00475585" w:rsidRDefault="00572E6B" w:rsidP="003E1D57">
      <w:pPr>
        <w:pStyle w:val="ppNumberList"/>
        <w:rPr>
          <w:ins w:id="165" w:author="Author"/>
          <w:noProof/>
        </w:rPr>
      </w:pPr>
      <w:r>
        <w:rPr>
          <w:noProof/>
        </w:rPr>
        <w:t>Hello World Across Devices</w:t>
      </w:r>
    </w:p>
    <w:p w14:paraId="2F452672" w14:textId="0AE0BA09" w:rsidR="001D24ED" w:rsidRPr="009053BF" w:rsidRDefault="001D24ED" w:rsidP="003E1D57">
      <w:pPr>
        <w:pStyle w:val="ppNumberList"/>
        <w:rPr>
          <w:noProof/>
        </w:rPr>
      </w:pPr>
      <w:ins w:id="166" w:author="Author">
        <w:r>
          <w:rPr>
            <w:noProof/>
          </w:rPr>
          <w:t>Hello World in Blend</w:t>
        </w:r>
      </w:ins>
    </w:p>
    <w:p w14:paraId="0883A4F3" w14:textId="77777777" w:rsidR="002573C3" w:rsidRPr="00E96D2A" w:rsidRDefault="002573C3" w:rsidP="00BE7BEC">
      <w:pPr>
        <w:pStyle w:val="ppListEnd"/>
        <w:numPr>
          <w:ilvl w:val="0"/>
          <w:numId w:val="10"/>
        </w:numPr>
        <w:rPr>
          <w:noProof/>
        </w:rPr>
      </w:pPr>
    </w:p>
    <w:p w14:paraId="0883A4F4" w14:textId="3406C7C4"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CE699E">
        <w:rPr>
          <w:b/>
          <w:noProof/>
        </w:rPr>
        <w:t>30</w:t>
      </w:r>
      <w:r w:rsidR="003E1D57">
        <w:rPr>
          <w:b/>
          <w:noProof/>
        </w:rPr>
        <w:t xml:space="preserve"> </w:t>
      </w:r>
      <w:r w:rsidR="00C35A8A">
        <w:rPr>
          <w:b/>
          <w:noProof/>
        </w:rPr>
        <w:t xml:space="preserve">to </w:t>
      </w:r>
      <w:r w:rsidR="00CE699E">
        <w:rPr>
          <w:b/>
          <w:noProof/>
        </w:rPr>
        <w:t>45</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8986453" w:rsidR="00F14EDD" w:rsidRDefault="00F14EDD" w:rsidP="00F14EDD">
      <w:pPr>
        <w:pStyle w:val="ppTopic"/>
      </w:pPr>
      <w:bookmarkStart w:id="167" w:name="_Toc428893469"/>
      <w:bookmarkEnd w:id="164"/>
      <w:r>
        <w:t>Exercise 1: Getting Started with UWP</w:t>
      </w:r>
      <w:bookmarkEnd w:id="167"/>
    </w:p>
    <w:p w14:paraId="6404B9E7" w14:textId="092A9273" w:rsidR="00F14EDD" w:rsidRDefault="00F96645" w:rsidP="00F14EDD">
      <w:pPr>
        <w:pStyle w:val="ppBodyText"/>
      </w:pPr>
      <w:commentRangeStart w:id="168"/>
      <w:r>
        <w:t>The Universal Windows App Devel</w:t>
      </w:r>
      <w:r w:rsidR="00D8270B">
        <w:t xml:space="preserve">opment Tools </w:t>
      </w:r>
      <w:del w:id="169" w:author="Author">
        <w:r w:rsidR="00D8270B" w:rsidDel="00742E56">
          <w:delText xml:space="preserve">provide templates </w:delText>
        </w:r>
      </w:del>
      <w:ins w:id="170" w:author="Author">
        <w:r w:rsidR="00742E56">
          <w:t xml:space="preserve">provides a template </w:t>
        </w:r>
      </w:ins>
      <w:r w:rsidR="00D8270B">
        <w:t>to help you get started building your own UWP app</w:t>
      </w:r>
      <w:r w:rsidR="006455DC">
        <w:t>s</w:t>
      </w:r>
      <w:r w:rsidR="00D8270B">
        <w:t xml:space="preserve">. In this exercise, you will </w:t>
      </w:r>
      <w:del w:id="171" w:author="Author">
        <w:r w:rsidR="00D8270B" w:rsidDel="00742E56">
          <w:delText>explore the Blank App template</w:delText>
        </w:r>
      </w:del>
      <w:ins w:id="172" w:author="Author">
        <w:r w:rsidR="00742E56">
          <w:t>create a project from the the Blank App template and explore what it has to offer</w:t>
        </w:r>
      </w:ins>
      <w:r w:rsidR="00D8270B">
        <w:t>.</w:t>
      </w:r>
      <w:commentRangeEnd w:id="168"/>
      <w:r w:rsidR="00EE7506">
        <w:rPr>
          <w:rStyle w:val="CommentReference"/>
        </w:rPr>
        <w:commentReference w:id="168"/>
      </w:r>
    </w:p>
    <w:p w14:paraId="1A30F095" w14:textId="628A3F65" w:rsidR="00D8270B" w:rsidRDefault="00F14EDD" w:rsidP="00D8270B">
      <w:pPr>
        <w:pStyle w:val="ppProcedureStart"/>
      </w:pPr>
      <w:bookmarkStart w:id="173" w:name="_Toc428893470"/>
      <w:r w:rsidRPr="0098236E">
        <w:t xml:space="preserve">Task 1 – </w:t>
      </w:r>
      <w:r w:rsidR="0091015D">
        <w:t>Create a blank Universal Windows app</w:t>
      </w:r>
      <w:bookmarkEnd w:id="173"/>
    </w:p>
    <w:p w14:paraId="4DE922C9" w14:textId="6D6E1DA4" w:rsidR="00D8270B" w:rsidRPr="00D8270B" w:rsidRDefault="00D8270B" w:rsidP="00D8270B">
      <w:r>
        <w:t>We will begin by creating a project from the Blank App template.</w:t>
      </w:r>
    </w:p>
    <w:p w14:paraId="368D16BF" w14:textId="062B858A" w:rsidR="00CD2056" w:rsidRDefault="00D8270B" w:rsidP="00644763">
      <w:pPr>
        <w:pStyle w:val="Step"/>
        <w:pPrChange w:id="174" w:author="Author">
          <w:pPr>
            <w:pStyle w:val="ppNumberList"/>
          </w:pPr>
        </w:pPrChange>
      </w:pPr>
      <w:r>
        <w:t>In a new instance of Visual Studio 2015, choose</w:t>
      </w:r>
      <w:r w:rsidR="003F23E3">
        <w:t xml:space="preserve"> </w:t>
      </w:r>
      <w:r w:rsidR="00F96645" w:rsidRPr="00D8270B">
        <w:t>File &gt; New&gt; Project</w:t>
      </w:r>
      <w:r>
        <w:t xml:space="preserve"> to open the </w:t>
      </w:r>
      <w:r w:rsidRPr="00D8270B">
        <w:t xml:space="preserve">New Project </w:t>
      </w:r>
      <w:r>
        <w:t xml:space="preserve">dialog. Navigate to </w:t>
      </w:r>
      <w:r w:rsidRPr="00D8270B">
        <w:t>Installed &gt; Templates &gt; Visual C# &gt; Windows &gt; Universal</w:t>
      </w:r>
      <w:r>
        <w:t xml:space="preserve"> and select the </w:t>
      </w:r>
      <w:r w:rsidRPr="00D8270B">
        <w:t>Blank App (Universal Windows) template.</w:t>
      </w:r>
    </w:p>
    <w:p w14:paraId="4D69A64C" w14:textId="77777777" w:rsidR="00CD2056" w:rsidRDefault="00CD2056" w:rsidP="00CD2056">
      <w:pPr>
        <w:pStyle w:val="ppFigureIndent3"/>
        <w:keepNext/>
      </w:pPr>
      <w:r>
        <w:rPr>
          <w:lang w:bidi="ar-SA"/>
        </w:rPr>
        <w:drawing>
          <wp:inline distT="0" distB="0" distL="0" distR="0" wp14:anchorId="4611A736" wp14:editId="255579F7">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14:paraId="4EAEAC2A" w14:textId="7CE18E18" w:rsidR="00CD2056" w:rsidRDefault="00CD2056" w:rsidP="00CD2056">
      <w:pPr>
        <w:pStyle w:val="ppFigureNumberIndent3"/>
      </w:pPr>
      <w:r>
        <w:t xml:space="preserve">Figure </w:t>
      </w:r>
      <w:fldSimple w:instr=" SEQ Figure \* ARABIC ">
        <w:r w:rsidR="009820D8">
          <w:rPr>
            <w:noProof/>
          </w:rPr>
          <w:t>1</w:t>
        </w:r>
      </w:fldSimple>
    </w:p>
    <w:p w14:paraId="5B34BA4B" w14:textId="5D032DE8" w:rsidR="00CD2056" w:rsidRPr="00CD2056" w:rsidRDefault="00E03129" w:rsidP="00CD2056">
      <w:pPr>
        <w:pStyle w:val="ppFigureCaptionIndent3"/>
      </w:pPr>
      <w:r>
        <w:t>Open the New Project dialog</w:t>
      </w:r>
      <w:r w:rsidR="00CD2056">
        <w:t xml:space="preserve"> in Visual Studio 2015.</w:t>
      </w:r>
    </w:p>
    <w:p w14:paraId="478CDCD3" w14:textId="27AD6798" w:rsidR="0091015D" w:rsidRDefault="00D8270B" w:rsidP="00644763">
      <w:pPr>
        <w:pStyle w:val="Step"/>
        <w:pPrChange w:id="175" w:author="Author">
          <w:pPr>
            <w:pStyle w:val="ppNumberList"/>
          </w:pPr>
        </w:pPrChange>
      </w:pPr>
      <w:r>
        <w:t xml:space="preserve">Name your project </w:t>
      </w:r>
      <w:r w:rsidRPr="00D8270B">
        <w:rPr>
          <w:b/>
        </w:rPr>
        <w:t>HelloUWP</w:t>
      </w:r>
      <w:r>
        <w:t xml:space="preserve"> and select </w:t>
      </w:r>
      <w:r w:rsidR="00AC427D">
        <w:t>the</w:t>
      </w:r>
      <w:r>
        <w:t xml:space="preserve"> file</w:t>
      </w:r>
      <w:r w:rsidR="00AC427D">
        <w:t>system</w:t>
      </w:r>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5D257795" w:rsidR="00D8270B" w:rsidRDefault="006455DC" w:rsidP="00644763">
      <w:pPr>
        <w:pStyle w:val="Step"/>
        <w:pPrChange w:id="176" w:author="Author">
          <w:pPr>
            <w:pStyle w:val="ppNumberList"/>
          </w:pPr>
        </w:pPrChange>
      </w:pPr>
      <w:r>
        <w:t>Leave the options</w:t>
      </w:r>
      <w:r w:rsidR="00E03129">
        <w:t xml:space="preserve"> selected</w:t>
      </w:r>
      <w:r>
        <w:t xml:space="preserve"> to </w:t>
      </w:r>
      <w:r w:rsidRPr="006455DC">
        <w:rPr>
          <w:b/>
        </w:rPr>
        <w:t>Create new solution</w:t>
      </w:r>
      <w:r>
        <w:t xml:space="preserve"> and </w:t>
      </w:r>
      <w:r w:rsidRPr="006455DC">
        <w:rPr>
          <w:b/>
        </w:rPr>
        <w:t>Create directory for solutio</w:t>
      </w:r>
      <w:r w:rsidR="00E03129">
        <w:rPr>
          <w:b/>
        </w:rPr>
        <w:t>n</w:t>
      </w:r>
      <w:r>
        <w:t xml:space="preserve">. You may deselect </w:t>
      </w:r>
      <w:r w:rsidRPr="006455DC">
        <w:rPr>
          <w:b/>
        </w:rPr>
        <w:t>Add to source control</w:t>
      </w:r>
      <w:r>
        <w:t xml:space="preserve"> if you don't wish to version your work.</w:t>
      </w:r>
      <w:r w:rsidR="00E03129">
        <w:t xml:space="preserve"> Click </w:t>
      </w:r>
      <w:r w:rsidR="00E03129" w:rsidRPr="00E03129">
        <w:rPr>
          <w:b/>
        </w:rPr>
        <w:t>OK</w:t>
      </w:r>
      <w:r w:rsidR="00E03129">
        <w:t xml:space="preserve"> to create the project.</w:t>
      </w:r>
    </w:p>
    <w:p w14:paraId="2873212C" w14:textId="77777777" w:rsidR="00AC427D" w:rsidRDefault="00AC427D" w:rsidP="00AC427D">
      <w:pPr>
        <w:pStyle w:val="ppFigureIndent3"/>
        <w:keepNext/>
      </w:pPr>
      <w:r>
        <w:rPr>
          <w:lang w:bidi="ar-SA"/>
        </w:rPr>
        <w:lastRenderedPageBreak/>
        <w:drawing>
          <wp:inline distT="0" distB="0" distL="0" distR="0" wp14:anchorId="1B65C3D5" wp14:editId="2A16758E">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3">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14:paraId="63CC5A11" w14:textId="77777777" w:rsidR="00AC427D" w:rsidRDefault="00AC427D" w:rsidP="00AC427D">
      <w:pPr>
        <w:pStyle w:val="ppFigureNumberIndent3"/>
      </w:pPr>
      <w:r>
        <w:t xml:space="preserve">Figure </w:t>
      </w:r>
      <w:fldSimple w:instr=" SEQ Figure \* ARABIC ">
        <w:r w:rsidR="009820D8">
          <w:rPr>
            <w:noProof/>
          </w:rPr>
          <w:t>2</w:t>
        </w:r>
      </w:fldSimple>
    </w:p>
    <w:p w14:paraId="4BA58885" w14:textId="31A82A26" w:rsidR="00AC427D" w:rsidRDefault="00AC427D" w:rsidP="00AC427D">
      <w:pPr>
        <w:pStyle w:val="ppFigureCaptionIndent3"/>
      </w:pPr>
      <w:r>
        <w:t>Create a new Blank App project in Visual Studio 2015.</w:t>
      </w:r>
    </w:p>
    <w:p w14:paraId="5778F9F8" w14:textId="0CECD31F" w:rsidR="00542716" w:rsidRDefault="00AF3B3B" w:rsidP="00644763">
      <w:pPr>
        <w:pStyle w:val="Step"/>
        <w:pPrChange w:id="177" w:author="Author">
          <w:pPr>
            <w:pStyle w:val="ppNumberList"/>
          </w:pPr>
        </w:pPrChange>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Pr="00AF3B3B">
        <w:t>x86</w:t>
      </w:r>
      <w:r>
        <w:t xml:space="preserve">. Select </w:t>
      </w:r>
      <w:r w:rsidRPr="00AF3B3B">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77777777" w:rsidR="00542716" w:rsidRDefault="00542716" w:rsidP="00542716">
      <w:pPr>
        <w:pStyle w:val="ppFigureIndent3"/>
        <w:keepNext/>
      </w:pPr>
      <w:r>
        <w:rPr>
          <w:lang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4">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77777777" w:rsidR="00542716" w:rsidRDefault="00542716" w:rsidP="00542716">
      <w:pPr>
        <w:pStyle w:val="ppFigureNumberIndent3"/>
      </w:pPr>
      <w:r>
        <w:t xml:space="preserve">Figure </w:t>
      </w:r>
      <w:fldSimple w:instr=" SEQ Figure \* ARABIC ">
        <w:r w:rsidR="009820D8">
          <w:rPr>
            <w:noProof/>
          </w:rPr>
          <w:t>3</w:t>
        </w:r>
      </w:fldSimple>
    </w:p>
    <w:p w14:paraId="0F6205CB" w14:textId="4F8CB9BB" w:rsidR="00542716" w:rsidRPr="00AF3B3B" w:rsidRDefault="00542716" w:rsidP="00542716">
      <w:pPr>
        <w:pStyle w:val="ppFigureCaptionIndent"/>
      </w:pPr>
      <w:r>
        <w:t>Configure your app to run on the Local Machine.</w:t>
      </w:r>
    </w:p>
    <w:p w14:paraId="3D4EBB0B" w14:textId="695E506C" w:rsidR="00AF3B3B" w:rsidRDefault="00AF3B3B" w:rsidP="0091015D">
      <w:pPr>
        <w:pStyle w:val="ppNote"/>
      </w:pPr>
      <w:r w:rsidRPr="00AF3B3B">
        <w:rPr>
          <w:b/>
        </w:rPr>
        <w:t>Note:</w:t>
      </w:r>
      <w:r>
        <w:t xml:space="preserve">  </w:t>
      </w:r>
      <w:r>
        <w:rPr>
          <w:noProof/>
          <w:lang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5BF31EC9" w:rsidR="00367CC8" w:rsidRDefault="00367CC8" w:rsidP="00644763">
      <w:pPr>
        <w:pStyle w:val="Step"/>
        <w:pPrChange w:id="178" w:author="Author">
          <w:pPr>
            <w:pStyle w:val="ppNumberList"/>
          </w:pPr>
        </w:pPrChange>
      </w:pPr>
      <w:r>
        <w:t>Build and run your app. You will see a blank app window</w:t>
      </w:r>
      <w:r w:rsidR="00F45A39">
        <w:t xml:space="preserve"> with the frame rate counter enabled by default for debugging.</w:t>
      </w:r>
    </w:p>
    <w:p w14:paraId="28B4A24C" w14:textId="59F62DE1" w:rsidR="006A714D" w:rsidRDefault="00497F22" w:rsidP="006A714D">
      <w:pPr>
        <w:pStyle w:val="ppFigureIndent3"/>
        <w:keepNext/>
      </w:pPr>
      <w:r>
        <w:rPr>
          <w:lang w:bidi="ar-SA"/>
        </w:rPr>
        <w:lastRenderedPageBreak/>
        <w:drawing>
          <wp:inline distT="0" distB="0" distL="0" distR="0" wp14:anchorId="544B0361" wp14:editId="24BD71FD">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6">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14:paraId="34C2FD60" w14:textId="77777777" w:rsidR="006A714D" w:rsidRDefault="006A714D" w:rsidP="006A714D">
      <w:pPr>
        <w:pStyle w:val="ppFigureNumberIndent3"/>
      </w:pPr>
      <w:r>
        <w:t xml:space="preserve">Figure </w:t>
      </w:r>
      <w:fldSimple w:instr=" SEQ Figure \* ARABIC ">
        <w:r w:rsidR="009820D8">
          <w:rPr>
            <w:noProof/>
          </w:rPr>
          <w:t>4</w:t>
        </w:r>
      </w:fldSimple>
    </w:p>
    <w:p w14:paraId="6CF907FF" w14:textId="33582B07" w:rsidR="006A714D" w:rsidRDefault="006A714D" w:rsidP="006A714D">
      <w:pPr>
        <w:pStyle w:val="ppFigureCaptionIndent3"/>
      </w:pPr>
      <w:r>
        <w:t>The Blank universal app running in Desktop mode.</w:t>
      </w:r>
    </w:p>
    <w:p w14:paraId="193E65D2" w14:textId="0B914151" w:rsidR="00E650F4" w:rsidRDefault="00F45A39" w:rsidP="00497F22">
      <w:pPr>
        <w:pStyle w:val="ppNote"/>
      </w:pPr>
      <w:r>
        <w:rPr>
          <w:b/>
        </w:rPr>
        <w:t>Note:</w:t>
      </w:r>
      <w:r w:rsidR="007B330F">
        <w:t xml:space="preserve"> </w:t>
      </w:r>
      <w:r w:rsidR="00E650F4">
        <w:t>The frame rate counter is a debug tool that helps to monitor the performance of your app. It is useful for apps that require intensive graphics processing but unnecessary for the simple apps you will be creating in the Hands-on Labs.</w:t>
      </w:r>
    </w:p>
    <w:p w14:paraId="052EA5C5" w14:textId="5E836643" w:rsidR="00497F22" w:rsidRPr="001510AA" w:rsidRDefault="00E650F4" w:rsidP="00497F22">
      <w:pPr>
        <w:pStyle w:val="ppNote"/>
      </w:pPr>
      <w:r>
        <w:t>In the Blank App template, t</w:t>
      </w:r>
      <w:r w:rsidR="007B330F">
        <w:t xml:space="preserve">he </w:t>
      </w:r>
      <w:r w:rsidR="00497F22">
        <w:t>preprocessor</w:t>
      </w:r>
      <w:r w:rsidR="007B330F">
        <w:t xml:space="preserve"> directive to enable</w:t>
      </w:r>
      <w:r>
        <w:t xml:space="preserve"> or disable</w:t>
      </w:r>
      <w:r w:rsidR="007B330F">
        <w:t xml:space="preserve"> the frame rate counter is in </w:t>
      </w:r>
      <w:r w:rsidR="007B330F" w:rsidRPr="007B330F">
        <w:rPr>
          <w:b/>
        </w:rPr>
        <w:t>App.xaml.cs</w:t>
      </w:r>
      <w:r w:rsidR="007B330F">
        <w:t xml:space="preserve">. </w:t>
      </w:r>
      <w:r w:rsidR="00195760">
        <w:t>The frame rate counter may overlap or hide your app content if you leave</w:t>
      </w:r>
      <w:r>
        <w:t xml:space="preserve"> it on. For the purposes of the Hands-on Labs, we will turn it off.</w:t>
      </w:r>
    </w:p>
    <w:p w14:paraId="07884811" w14:textId="0F57CFC5" w:rsidR="00497F22" w:rsidRDefault="00497F22" w:rsidP="00644763">
      <w:pPr>
        <w:pStyle w:val="Step"/>
        <w:pPrChange w:id="179" w:author="Author">
          <w:pPr>
            <w:pStyle w:val="ppNumberList"/>
          </w:pPr>
        </w:pPrChange>
      </w:pPr>
      <w:r>
        <w:t>Return to Visual Studio and stop debugging.</w:t>
      </w:r>
    </w:p>
    <w:p w14:paraId="387014DD" w14:textId="0C879952" w:rsidR="00E650F4" w:rsidRDefault="00E650F4" w:rsidP="00644763">
      <w:pPr>
        <w:pStyle w:val="Step"/>
        <w:pPrChange w:id="180" w:author="Author">
          <w:pPr>
            <w:pStyle w:val="ppNumberList"/>
          </w:pPr>
        </w:pPrChange>
      </w:pPr>
      <w:r>
        <w:t xml:space="preserve">Open App.xaml.cs. Turn off the frame rate counter in the </w:t>
      </w:r>
      <w:r w:rsidRPr="00E650F4">
        <w:rPr>
          <w:b/>
        </w:rPr>
        <w:t>#if DEBUG</w:t>
      </w:r>
      <w:r>
        <w:t xml:space="preserve"> preprocessor directive by setting </w:t>
      </w:r>
      <w:r w:rsidRPr="00E650F4">
        <w:rPr>
          <w:b/>
        </w:rPr>
        <w:t>this.DebugSettings.EnableFrameRateCounter</w:t>
      </w:r>
      <w:r>
        <w:t xml:space="preserve"> to </w:t>
      </w:r>
      <w:r w:rsidRPr="00E650F4">
        <w:rPr>
          <w:b/>
        </w:rPr>
        <w:t>false</w:t>
      </w:r>
      <w:r>
        <w:t>.</w:t>
      </w:r>
    </w:p>
    <w:p w14:paraId="49118407" w14:textId="4A16010A" w:rsidR="00E650F4" w:rsidRDefault="00E650F4" w:rsidP="00E650F4">
      <w:pPr>
        <w:pStyle w:val="ppCodeLanguage"/>
      </w:pPr>
      <w:r>
        <w:t>C#</w:t>
      </w:r>
    </w:p>
    <w:p w14:paraId="4002E4F2" w14:textId="38A63C1B" w:rsidR="00E650F4" w:rsidRDefault="00E650F4" w:rsidP="00E650F4">
      <w:pPr>
        <w:pStyle w:val="ppCode"/>
      </w:pPr>
      <w:r>
        <w:t>#if DEBUG</w:t>
      </w:r>
    </w:p>
    <w:p w14:paraId="4932B067" w14:textId="3632939A" w:rsidR="00E650F4" w:rsidRDefault="00E650F4" w:rsidP="00E650F4">
      <w:pPr>
        <w:pStyle w:val="ppCode"/>
      </w:pPr>
      <w:r>
        <w:t xml:space="preserve">    if (System.Diagnostics.Debugger.IsAttached)</w:t>
      </w:r>
    </w:p>
    <w:p w14:paraId="14E1D199" w14:textId="753DD3F7" w:rsidR="00E650F4" w:rsidRDefault="00E650F4" w:rsidP="00E650F4">
      <w:pPr>
        <w:pStyle w:val="ppCode"/>
      </w:pPr>
      <w:r>
        <w:t xml:space="preserve">    {</w:t>
      </w:r>
    </w:p>
    <w:p w14:paraId="5FF9A323" w14:textId="06F47206" w:rsidR="00E650F4" w:rsidRDefault="00E650F4" w:rsidP="00E650F4">
      <w:pPr>
        <w:pStyle w:val="ppCode"/>
      </w:pPr>
      <w:r>
        <w:t xml:space="preserve">        this.DebugSettings.EnableFrameRateCounter = </w:t>
      </w:r>
      <w:r w:rsidRPr="00E650F4">
        <w:rPr>
          <w:color w:val="FF0000"/>
        </w:rPr>
        <w:t>false</w:t>
      </w:r>
      <w:r>
        <w:t>;</w:t>
      </w:r>
    </w:p>
    <w:p w14:paraId="4D555D8D" w14:textId="52A09340" w:rsidR="00E650F4" w:rsidRDefault="00E650F4" w:rsidP="00E650F4">
      <w:pPr>
        <w:pStyle w:val="ppCode"/>
      </w:pPr>
      <w:r>
        <w:t xml:space="preserve">    }</w:t>
      </w:r>
    </w:p>
    <w:p w14:paraId="5C5CA5BC" w14:textId="694EF38A" w:rsidR="00E650F4" w:rsidRPr="00E650F4" w:rsidRDefault="00E650F4" w:rsidP="00E650F4">
      <w:pPr>
        <w:pStyle w:val="ppCode"/>
      </w:pPr>
      <w:r>
        <w:t>#endif</w:t>
      </w:r>
    </w:p>
    <w:p w14:paraId="3EDD354E" w14:textId="49B7E5C6" w:rsidR="00E650F4" w:rsidRDefault="00E650F4" w:rsidP="00644763">
      <w:pPr>
        <w:pStyle w:val="Step"/>
        <w:pPrChange w:id="181" w:author="Author">
          <w:pPr>
            <w:pStyle w:val="ppNumberList"/>
          </w:pPr>
        </w:pPrChange>
      </w:pPr>
      <w:r>
        <w:t>Build and run your app again. This time, you will see a blank app window without the frame rate counter.</w:t>
      </w:r>
    </w:p>
    <w:p w14:paraId="032B7469" w14:textId="77777777" w:rsidR="00E650F4" w:rsidRDefault="00E650F4" w:rsidP="00E650F4">
      <w:pPr>
        <w:pStyle w:val="ppFigureIndent3"/>
        <w:keepNext/>
      </w:pPr>
      <w:r>
        <w:rPr>
          <w:lang w:bidi="ar-SA"/>
        </w:rPr>
        <w:lastRenderedPageBreak/>
        <w:drawing>
          <wp:inline distT="0" distB="0" distL="0" distR="0" wp14:anchorId="24BCF23B" wp14:editId="75935547">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14:paraId="351D8D1A" w14:textId="77777777" w:rsidR="00E650F4" w:rsidRDefault="00E650F4" w:rsidP="00E650F4">
      <w:pPr>
        <w:pStyle w:val="ppFigureNumberIndent3"/>
      </w:pPr>
      <w:r>
        <w:t xml:space="preserve">Figure </w:t>
      </w:r>
      <w:fldSimple w:instr=" SEQ Figure \* ARABIC ">
        <w:r w:rsidR="009820D8">
          <w:rPr>
            <w:noProof/>
          </w:rPr>
          <w:t>5</w:t>
        </w:r>
      </w:fldSimple>
    </w:p>
    <w:p w14:paraId="4778DFB8" w14:textId="77E82FE9" w:rsidR="00E650F4" w:rsidRDefault="00E650F4" w:rsidP="00E650F4">
      <w:pPr>
        <w:pStyle w:val="ppFigureCaptionIndent3"/>
      </w:pPr>
      <w:r>
        <w:t>The Blank universal app after the frame rate counter has been disabled.</w:t>
      </w:r>
    </w:p>
    <w:p w14:paraId="4FC4BDF3" w14:textId="2EF6B63F" w:rsidR="00E650F4" w:rsidRDefault="00E650F4" w:rsidP="00644763">
      <w:pPr>
        <w:pStyle w:val="Step"/>
        <w:pPrChange w:id="182" w:author="Author">
          <w:pPr>
            <w:pStyle w:val="ppNumberList"/>
          </w:pPr>
        </w:pPrChange>
      </w:pPr>
      <w:r>
        <w:t>Stop debugging and return to Visual Studio.</w:t>
      </w:r>
    </w:p>
    <w:p w14:paraId="38DFD294" w14:textId="77777777" w:rsidR="00497F22" w:rsidRPr="00497F22" w:rsidRDefault="00497F22" w:rsidP="00497F22">
      <w:pPr>
        <w:pStyle w:val="ppListEnd"/>
      </w:pPr>
    </w:p>
    <w:p w14:paraId="5DFF9459" w14:textId="30EAF06D" w:rsidR="00497F22" w:rsidRDefault="00497F22" w:rsidP="00497F22">
      <w:pPr>
        <w:pStyle w:val="ppProcedureStart"/>
      </w:pPr>
      <w:bookmarkStart w:id="183" w:name="_Toc428893471"/>
      <w:r>
        <w:t>Task 2 - Explore the template</w:t>
      </w:r>
      <w:bookmarkEnd w:id="183"/>
    </w:p>
    <w:p w14:paraId="4016541F" w14:textId="3276D384" w:rsidR="00497F22" w:rsidRPr="00497F22" w:rsidRDefault="00D05987" w:rsidP="00497F22">
      <w:del w:id="184" w:author="Author">
        <w:r w:rsidDel="009C4287">
          <w:delText>Should we add this section?</w:delText>
        </w:r>
      </w:del>
      <w:ins w:id="185" w:author="Author">
        <w:r w:rsidR="009C4287">
          <w:t>The Blank App template provides the basic structure you will need to create a</w:t>
        </w:r>
        <w:r w:rsidR="00EB4FC1">
          <w:t xml:space="preserve"> UWP app. Let’s take a look at some of its features.</w:t>
        </w:r>
      </w:ins>
    </w:p>
    <w:p w14:paraId="7D776C5A" w14:textId="003E1B79" w:rsidR="00EB4FC1" w:rsidDel="00D637BC" w:rsidRDefault="00EB4FC1" w:rsidP="00644763">
      <w:pPr>
        <w:pStyle w:val="Step"/>
        <w:numPr>
          <w:ilvl w:val="0"/>
          <w:numId w:val="44"/>
        </w:numPr>
        <w:rPr>
          <w:ins w:id="186" w:author="Author"/>
          <w:del w:id="187" w:author="Author"/>
        </w:rPr>
        <w:pPrChange w:id="188" w:author="Author">
          <w:pPr>
            <w:pStyle w:val="ppNumberList"/>
          </w:pPr>
        </w:pPrChange>
      </w:pPr>
    </w:p>
    <w:p w14:paraId="215FC190" w14:textId="52F781F0" w:rsidR="002157E2" w:rsidRDefault="00EB4FC1" w:rsidP="00644763">
      <w:pPr>
        <w:pStyle w:val="Step"/>
        <w:numPr>
          <w:ilvl w:val="0"/>
          <w:numId w:val="44"/>
        </w:numPr>
        <w:rPr>
          <w:ins w:id="189" w:author="Author"/>
        </w:rPr>
        <w:pPrChange w:id="190" w:author="Author">
          <w:pPr>
            <w:pStyle w:val="ppNumberList"/>
          </w:pPr>
        </w:pPrChange>
      </w:pPr>
      <w:ins w:id="191" w:author="Author">
        <w:del w:id="192" w:author="Author">
          <w:r w:rsidRPr="00533907" w:rsidDel="002157E2">
            <w:rPr>
              <w:b/>
              <w:rPrChange w:id="193" w:author="Author">
                <w:rPr/>
              </w:rPrChange>
            </w:rPr>
            <w:delText xml:space="preserve">Open App.xaml.cs. </w:delText>
          </w:r>
        </w:del>
        <w:r w:rsidRPr="00533907">
          <w:rPr>
            <w:b/>
            <w:rPrChange w:id="194" w:author="Author">
              <w:rPr/>
            </w:rPrChange>
          </w:rPr>
          <w:t>App.xaml.cs</w:t>
        </w:r>
        <w:r>
          <w:t xml:space="preserve"> is the entry point for your app and contains methods to handle activation and suspension</w:t>
        </w:r>
        <w:del w:id="195" w:author="Author">
          <w:r w:rsidDel="002157E2">
            <w:delText xml:space="preserve"> of the app</w:delText>
          </w:r>
        </w:del>
        <w:r>
          <w:t>.</w:t>
        </w:r>
        <w:r w:rsidR="002157E2">
          <w:t xml:space="preserve"> In this template, </w:t>
        </w:r>
        <w:del w:id="196" w:author="Author">
          <w:r w:rsidDel="002157E2">
            <w:delText xml:space="preserve"> </w:delText>
          </w:r>
        </w:del>
        <w:r w:rsidR="002157E2">
          <w:t>its constructor initializes Application Insights, calls InitializeComponent(), and listens for the Suspending event.</w:t>
        </w:r>
        <w:r w:rsidR="00D637BC">
          <w:t xml:space="preserve"> In the corresponding </w:t>
        </w:r>
        <w:r w:rsidR="00D637BC" w:rsidRPr="00533907">
          <w:rPr>
            <w:b/>
            <w:rPrChange w:id="197" w:author="Author">
              <w:rPr/>
            </w:rPrChange>
          </w:rPr>
          <w:t>App.xaml</w:t>
        </w:r>
        <w:r w:rsidR="00D637BC">
          <w:t>, you can declare resources that will be shared across the app.</w:t>
        </w:r>
      </w:ins>
    </w:p>
    <w:p w14:paraId="2B6D73EB" w14:textId="77777777" w:rsidR="00D637BC" w:rsidRDefault="002157E2" w:rsidP="00533907">
      <w:pPr>
        <w:pStyle w:val="Step"/>
        <w:numPr>
          <w:ilvl w:val="0"/>
          <w:numId w:val="0"/>
        </w:numPr>
        <w:ind w:left="720"/>
        <w:rPr>
          <w:ins w:id="198" w:author="Author"/>
        </w:rPr>
        <w:pPrChange w:id="199" w:author="Author">
          <w:pPr>
            <w:pStyle w:val="ppNumberList"/>
          </w:pPr>
        </w:pPrChange>
      </w:pPr>
      <w:ins w:id="200" w:author="Author">
        <w:r w:rsidRPr="00533907">
          <w:rPr>
            <w:rPrChange w:id="201" w:author="Author">
              <w:rPr>
                <w:b/>
              </w:rPr>
            </w:rPrChange>
          </w:rPr>
          <w:t>The</w:t>
        </w:r>
        <w:r>
          <w:rPr>
            <w:b/>
          </w:rPr>
          <w:t xml:space="preserve"> OnLaunched</w:t>
        </w:r>
        <w:r>
          <w:t xml:space="preserve"> override in App.xaml.cs sets up the root frame as the navigation context and attaches it to the window. You may add code to load state from a previous execution; if no state is restored, the frame will navigate to the </w:t>
        </w:r>
        <w:r w:rsidRPr="00533907">
          <w:rPr>
            <w:b/>
            <w:rPrChange w:id="202" w:author="Author">
              <w:rPr/>
            </w:rPrChange>
          </w:rPr>
          <w:t>MainPage</w:t>
        </w:r>
        <w:r>
          <w:t xml:space="preserve"> view by default. </w:t>
        </w:r>
      </w:ins>
    </w:p>
    <w:p w14:paraId="58B851C9" w14:textId="6F4D36D9" w:rsidR="00D637BC" w:rsidRDefault="00D637BC" w:rsidP="00533907">
      <w:pPr>
        <w:pStyle w:val="Step"/>
        <w:numPr>
          <w:ilvl w:val="0"/>
          <w:numId w:val="0"/>
        </w:numPr>
        <w:ind w:left="720"/>
        <w:rPr>
          <w:ins w:id="203" w:author="Author"/>
        </w:rPr>
        <w:pPrChange w:id="204" w:author="Author">
          <w:pPr>
            <w:pStyle w:val="ppNumberList"/>
          </w:pPr>
        </w:pPrChange>
      </w:pPr>
      <w:ins w:id="205" w:author="Author">
        <w:r>
          <w:t xml:space="preserve">You may also notice that the </w:t>
        </w:r>
        <w:r w:rsidRPr="00533907">
          <w:rPr>
            <w:b/>
            <w:rPrChange w:id="206" w:author="Author">
              <w:rPr/>
            </w:rPrChange>
          </w:rPr>
          <w:t>OnLaunched()</w:t>
        </w:r>
        <w:r>
          <w:t xml:space="preserve"> override includes a preprocessor directive to enable the frame rate counter when debugging. You can learn more about some of the debug settings available to you at </w:t>
        </w:r>
        <w:r>
          <w:fldChar w:fldCharType="begin"/>
        </w:r>
        <w:r>
          <w:instrText xml:space="preserve"> HYPERLINK "</w:instrText>
        </w:r>
        <w:r w:rsidRPr="00D637BC">
          <w:instrText>https://msdn.microsoft.com/en-us/library/windows.ui.xaml.debugsettings.aspx</w:instrText>
        </w:r>
        <w:r>
          <w:instrText xml:space="preserve">" </w:instrText>
        </w:r>
        <w:r>
          <w:fldChar w:fldCharType="separate"/>
        </w:r>
        <w:r w:rsidRPr="00533907">
          <w:rPr>
            <w:rStyle w:val="Hyperlink"/>
            <w:rFonts w:cs="Arial"/>
            <w:rPrChange w:id="207" w:author="Author">
              <w:rPr>
                <w:rStyle w:val="Hyperlink"/>
                <w:rFonts w:cs="Arial"/>
              </w:rPr>
            </w:rPrChange>
          </w:rPr>
          <w:t>https://msdn.microsoft.com/en-us/library/windows.ui.xaml.debugsettings.aspx</w:t>
        </w:r>
        <w:r>
          <w:fldChar w:fldCharType="end"/>
        </w:r>
        <w:r>
          <w:t>.</w:t>
        </w:r>
      </w:ins>
    </w:p>
    <w:p w14:paraId="7C40AD46" w14:textId="0B71CA11" w:rsidR="00D637BC" w:rsidRDefault="002157E2" w:rsidP="00533907">
      <w:pPr>
        <w:pStyle w:val="Step"/>
        <w:numPr>
          <w:ilvl w:val="0"/>
          <w:numId w:val="0"/>
        </w:numPr>
        <w:ind w:left="720"/>
        <w:rPr>
          <w:ins w:id="208" w:author="Author"/>
        </w:rPr>
        <w:pPrChange w:id="209" w:author="Author">
          <w:pPr>
            <w:pStyle w:val="ppNumberList"/>
          </w:pPr>
        </w:pPrChange>
      </w:pPr>
      <w:ins w:id="210" w:author="Author">
        <w:r w:rsidRPr="00533907">
          <w:rPr>
            <w:b/>
            <w:rPrChange w:id="211" w:author="Author">
              <w:rPr/>
            </w:rPrChange>
          </w:rPr>
          <w:t>Window.Current.Activate()</w:t>
        </w:r>
        <w:r>
          <w:t xml:space="preserve"> is an important part of the activation process and is required for all app activation scenarios</w:t>
        </w:r>
        <w:r w:rsidR="00D637BC">
          <w:t xml:space="preserve">, including secondary windows. Although you can delay activation </w:t>
        </w:r>
        <w:r w:rsidR="00533907">
          <w:t>for up to 15 seconds</w:t>
        </w:r>
        <w:r w:rsidR="00D637BC">
          <w:t>, it must be called eventually for the app to progress.</w:t>
        </w:r>
      </w:ins>
    </w:p>
    <w:p w14:paraId="07F4C09B" w14:textId="3B418048" w:rsidR="003F2B7D" w:rsidRPr="00593C71" w:rsidRDefault="009E236F" w:rsidP="003F2B7D">
      <w:pPr>
        <w:pStyle w:val="Step"/>
        <w:rPr>
          <w:ins w:id="212" w:author="Author"/>
          <w:b/>
          <w:rPrChange w:id="213" w:author="Author">
            <w:rPr>
              <w:ins w:id="214" w:author="Author"/>
            </w:rPr>
          </w:rPrChange>
        </w:rPr>
        <w:pPrChange w:id="215" w:author="Author">
          <w:pPr>
            <w:pStyle w:val="ppNumberList"/>
          </w:pPr>
        </w:pPrChange>
      </w:pPr>
      <w:ins w:id="216" w:author="Author">
        <w:r w:rsidRPr="00593C71">
          <w:rPr>
            <w:b/>
            <w:rPrChange w:id="217" w:author="Author">
              <w:rPr/>
            </w:rPrChange>
          </w:rPr>
          <w:t>MainPage.xaml</w:t>
        </w:r>
        <w:r>
          <w:t xml:space="preserve"> and </w:t>
        </w:r>
        <w:r w:rsidRPr="00593C71">
          <w:rPr>
            <w:b/>
            <w:rPrChange w:id="218" w:author="Author">
              <w:rPr/>
            </w:rPrChange>
          </w:rPr>
          <w:t>MainPage.xaml.cs</w:t>
        </w:r>
        <w:r>
          <w:t xml:space="preserve"> together define the </w:t>
        </w:r>
        <w:r w:rsidRPr="00593C71">
          <w:rPr>
            <w:b/>
            <w:rPrChange w:id="219" w:author="Author">
              <w:rPr/>
            </w:rPrChange>
          </w:rPr>
          <w:t>MainPage</w:t>
        </w:r>
        <w:r>
          <w:t xml:space="preserve"> view, which inherits from the </w:t>
        </w:r>
        <w:r w:rsidRPr="00593C71">
          <w:rPr>
            <w:b/>
            <w:rPrChange w:id="220" w:author="Author">
              <w:rPr/>
            </w:rPrChange>
          </w:rPr>
          <w:t>Page</w:t>
        </w:r>
        <w:r>
          <w:t xml:space="preserve"> class. You can add UI elements and</w:t>
        </w:r>
        <w:r w:rsidR="00363E9E">
          <w:t xml:space="preserve"> layout to </w:t>
        </w:r>
        <w:r w:rsidR="00363E9E" w:rsidRPr="00593C71">
          <w:rPr>
            <w:b/>
            <w:rPrChange w:id="221" w:author="Author">
              <w:rPr/>
            </w:rPrChange>
          </w:rPr>
          <w:t>MainPage.xaml</w:t>
        </w:r>
        <w:r w:rsidR="00363E9E">
          <w:t xml:space="preserve">, and add logic </w:t>
        </w:r>
        <w:r w:rsidR="00593C71">
          <w:t xml:space="preserve">and event </w:t>
        </w:r>
        <w:r w:rsidR="00593C71">
          <w:lastRenderedPageBreak/>
          <w:t xml:space="preserve">handlers to the </w:t>
        </w:r>
        <w:r w:rsidR="00593C71" w:rsidRPr="00593C71">
          <w:rPr>
            <w:b/>
            <w:rPrChange w:id="222" w:author="Author">
              <w:rPr/>
            </w:rPrChange>
          </w:rPr>
          <w:t>MainPage.xaml.cs</w:t>
        </w:r>
        <w:r w:rsidR="00593C71">
          <w:t xml:space="preserve"> code behind. You will learn more about customizing the MainPage view in the next exercise.</w:t>
        </w:r>
      </w:ins>
    </w:p>
    <w:p w14:paraId="35DC7C42" w14:textId="428F2113" w:rsidR="003F2B7D" w:rsidRDefault="003F2B7D" w:rsidP="003F2B7D">
      <w:pPr>
        <w:pStyle w:val="Step"/>
        <w:rPr>
          <w:ins w:id="223" w:author="Author"/>
        </w:rPr>
        <w:pPrChange w:id="224" w:author="Author">
          <w:pPr>
            <w:pStyle w:val="ppNumberList"/>
          </w:pPr>
        </w:pPrChange>
      </w:pPr>
      <w:ins w:id="225" w:author="Author">
        <w:r>
          <w:t xml:space="preserve">The </w:t>
        </w:r>
        <w:r w:rsidRPr="00751088">
          <w:rPr>
            <w:b/>
          </w:rPr>
          <w:t>Assets</w:t>
        </w:r>
        <w:r>
          <w:t xml:space="preserve"> folder contains the default assets for the app. In the Blank App template, these assets are minimal. If you wish to provide custom or additional assets, you may add them to this directory by right-clicking on the folder name in the Solution Explorer and selecting </w:t>
        </w:r>
        <w:r w:rsidRPr="00751088">
          <w:rPr>
            <w:b/>
          </w:rPr>
          <w:t>Add &gt; Existing Ite</w:t>
        </w:r>
        <w:r>
          <w:rPr>
            <w:b/>
          </w:rPr>
          <w:t>m</w:t>
        </w:r>
        <w:r>
          <w:t>. Once they have been added, you can visit the app manifest to register your new assets.</w:t>
        </w:r>
      </w:ins>
    </w:p>
    <w:p w14:paraId="75BEFEF4" w14:textId="591F5AE4" w:rsidR="00D637BC" w:rsidRDefault="00D637BC" w:rsidP="00533907">
      <w:pPr>
        <w:pStyle w:val="Step"/>
        <w:rPr>
          <w:ins w:id="226" w:author="Author"/>
        </w:rPr>
        <w:pPrChange w:id="227" w:author="Author">
          <w:pPr>
            <w:pStyle w:val="ppNumberList"/>
          </w:pPr>
        </w:pPrChange>
      </w:pPr>
      <w:ins w:id="228" w:author="Author">
        <w:r>
          <w:t xml:space="preserve">The </w:t>
        </w:r>
        <w:r w:rsidRPr="00533907">
          <w:rPr>
            <w:b/>
            <w:rPrChange w:id="229" w:author="Author">
              <w:rPr/>
            </w:rPrChange>
          </w:rPr>
          <w:t>Package.appxmanifest</w:t>
        </w:r>
        <w:r>
          <w:t xml:space="preserve"> file </w:t>
        </w:r>
        <w:del w:id="230" w:author="Author">
          <w:r w:rsidDel="0054268F">
            <w:delText xml:space="preserve">in the root of the project </w:delText>
          </w:r>
        </w:del>
        <w:r>
          <w:t xml:space="preserve">describes and identifies your app. Here you can add </w:t>
        </w:r>
        <w:r w:rsidR="00533907">
          <w:t xml:space="preserve">capabilities and extensions – for instance, the device capability to access the microphone – and reference your splash screen, default tile, and logo assets. </w:t>
        </w:r>
        <w:r w:rsidR="00533907" w:rsidRPr="007474AC">
          <w:rPr>
            <w:b/>
            <w:rPrChange w:id="231" w:author="Author">
              <w:rPr/>
            </w:rPrChange>
          </w:rPr>
          <w:t>Package.appxmanifest</w:t>
        </w:r>
        <w:r w:rsidR="00533907">
          <w:t xml:space="preserve"> opens by default in the </w:t>
        </w:r>
        <w:r w:rsidR="00533907" w:rsidRPr="00533907">
          <w:rPr>
            <w:b/>
            <w:rPrChange w:id="232" w:author="Author">
              <w:rPr/>
            </w:rPrChange>
          </w:rPr>
          <w:t>Project editor</w:t>
        </w:r>
        <w:r w:rsidR="00533907">
          <w:t xml:space="preserve">, which provides useful information that may not be apparent when viewing the code directly. On the </w:t>
        </w:r>
        <w:r w:rsidR="00533907" w:rsidRPr="00533907">
          <w:rPr>
            <w:b/>
            <w:rPrChange w:id="233" w:author="Author">
              <w:rPr/>
            </w:rPrChange>
          </w:rPr>
          <w:t>Visual Assets</w:t>
        </w:r>
        <w:r w:rsidR="00533907">
          <w:t xml:space="preserve"> tab, </w:t>
        </w:r>
        <w:r w:rsidR="00E67F36">
          <w:t xml:space="preserve">for instance, </w:t>
        </w:r>
        <w:r w:rsidR="00533907">
          <w:t>the project editor indicates which logo assets are recommended</w:t>
        </w:r>
        <w:del w:id="234" w:author="Author">
          <w:r w:rsidR="00533907" w:rsidDel="00E67F36">
            <w:delText>, for instance</w:delText>
          </w:r>
        </w:del>
        <w:r w:rsidR="00533907">
          <w:t>. You may still view the app manifest as code</w:t>
        </w:r>
        <w:del w:id="235" w:author="Author">
          <w:r w:rsidR="00533907" w:rsidDel="00E67F36">
            <w:delText>,</w:delText>
          </w:r>
        </w:del>
        <w:r w:rsidR="00E67F36">
          <w:t xml:space="preserve">: </w:t>
        </w:r>
        <w:del w:id="236" w:author="Author">
          <w:r w:rsidR="00533907" w:rsidDel="00E67F36">
            <w:delText xml:space="preserve"> however. </w:delText>
          </w:r>
        </w:del>
        <w:r w:rsidR="00E67F36">
          <w:t>t</w:t>
        </w:r>
        <w:del w:id="237" w:author="Author">
          <w:r w:rsidR="00533907" w:rsidDel="00E67F36">
            <w:delText>T</w:delText>
          </w:r>
        </w:del>
        <w:r w:rsidR="00533907">
          <w:t xml:space="preserve">o do so, right-click on the file in the Solution Explorer and choose </w:t>
        </w:r>
        <w:r w:rsidR="00533907" w:rsidRPr="00533907">
          <w:rPr>
            <w:b/>
            <w:rPrChange w:id="238" w:author="Author">
              <w:rPr/>
            </w:rPrChange>
          </w:rPr>
          <w:t>View Code</w:t>
        </w:r>
        <w:r w:rsidR="00533907">
          <w:t>.</w:t>
        </w:r>
      </w:ins>
    </w:p>
    <w:p w14:paraId="484CD669" w14:textId="77777777" w:rsidR="00C55250" w:rsidRDefault="00C55250" w:rsidP="00C55250">
      <w:pPr>
        <w:pStyle w:val="Step"/>
        <w:numPr>
          <w:ilvl w:val="0"/>
          <w:numId w:val="0"/>
        </w:numPr>
        <w:ind w:left="720"/>
        <w:rPr>
          <w:ins w:id="239" w:author="Author"/>
        </w:rPr>
        <w:pPrChange w:id="240" w:author="Author">
          <w:pPr>
            <w:pStyle w:val="Step"/>
          </w:pPr>
        </w:pPrChange>
      </w:pPr>
      <w:ins w:id="241" w:author="Author">
        <w:r>
          <w:drawing>
            <wp:inline distT="0" distB="0" distL="0" distR="0" wp14:anchorId="052EB720" wp14:editId="6DD51093">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8">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ins>
    </w:p>
    <w:p w14:paraId="46CA51A9" w14:textId="77777777" w:rsidR="00C55250" w:rsidRDefault="00C55250" w:rsidP="009820D8">
      <w:pPr>
        <w:pStyle w:val="ppFigureNumberIndent3"/>
        <w:rPr>
          <w:ins w:id="242" w:author="Author"/>
        </w:rPr>
      </w:pPr>
      <w:ins w:id="243" w:author="Author">
        <w:r>
          <w:t xml:space="preserve">Figure </w:t>
        </w:r>
        <w:r>
          <w:fldChar w:fldCharType="begin"/>
        </w:r>
        <w:r>
          <w:instrText xml:space="preserve"> SEQ Figure \* ARABIC </w:instrText>
        </w:r>
        <w:r>
          <w:fldChar w:fldCharType="separate"/>
        </w:r>
      </w:ins>
      <w:r w:rsidR="009820D8">
        <w:rPr>
          <w:noProof/>
        </w:rPr>
        <w:t>6</w:t>
      </w:r>
      <w:ins w:id="244" w:author="Author">
        <w:r>
          <w:rPr>
            <w:noProof/>
          </w:rPr>
          <w:fldChar w:fldCharType="end"/>
        </w:r>
      </w:ins>
    </w:p>
    <w:p w14:paraId="036E9E9D" w14:textId="286DC612" w:rsidR="00C55250" w:rsidRDefault="00C55250" w:rsidP="00C55250">
      <w:pPr>
        <w:pStyle w:val="ppFigureCaptionIndent3"/>
        <w:rPr>
          <w:ins w:id="245" w:author="Author"/>
        </w:rPr>
        <w:pPrChange w:id="246" w:author="Author">
          <w:pPr>
            <w:pStyle w:val="ppNumberList"/>
          </w:pPr>
        </w:pPrChange>
      </w:pPr>
      <w:ins w:id="247" w:author="Author">
        <w:r>
          <w:t xml:space="preserve">The </w:t>
        </w:r>
        <w:r>
          <w:t xml:space="preserve">app manifest indicates which assets are recommended when </w:t>
        </w:r>
        <w:del w:id="248" w:author="Author">
          <w:r w:rsidDel="007474AC">
            <w:delText>open</w:delText>
          </w:r>
        </w:del>
        <w:r w:rsidR="007474AC">
          <w:t>viewed</w:t>
        </w:r>
        <w:r>
          <w:t xml:space="preserve"> in the Project editor.</w:t>
        </w:r>
      </w:ins>
    </w:p>
    <w:p w14:paraId="6BD6ABF8" w14:textId="3CF248B7" w:rsidR="00D637BC" w:rsidDel="003F2B7D" w:rsidRDefault="00673D93" w:rsidP="00593C71">
      <w:pPr>
        <w:pStyle w:val="Step"/>
        <w:rPr>
          <w:ins w:id="249" w:author="Author"/>
          <w:del w:id="250" w:author="Author"/>
        </w:rPr>
        <w:pPrChange w:id="251" w:author="Author">
          <w:pPr>
            <w:pStyle w:val="ppNumberList"/>
          </w:pPr>
        </w:pPrChange>
      </w:pPr>
      <w:ins w:id="252" w:author="Author">
        <w:del w:id="253" w:author="Author">
          <w:r w:rsidDel="003F2B7D">
            <w:delText xml:space="preserve">The </w:delText>
          </w:r>
          <w:r w:rsidRPr="00673D93" w:rsidDel="003F2B7D">
            <w:rPr>
              <w:b/>
              <w:rPrChange w:id="254" w:author="Author">
                <w:rPr/>
              </w:rPrChange>
            </w:rPr>
            <w:delText>Assets</w:delText>
          </w:r>
          <w:r w:rsidDel="003F2B7D">
            <w:delText xml:space="preserve"> folder contains the default assets for the app. </w:delText>
          </w:r>
          <w:r w:rsidR="00D637BC" w:rsidDel="003F2B7D">
            <w:delText>If you wish to provide logo files for</w:delText>
          </w:r>
          <w:r w:rsidDel="003F2B7D">
            <w:delText xml:space="preserve">custom or additional assets, you may add them to this directory by right-clicking on the folder name in the Solution Explorer and selecting </w:delText>
          </w:r>
          <w:r w:rsidRPr="00673D93" w:rsidDel="003F2B7D">
            <w:rPr>
              <w:b/>
              <w:rPrChange w:id="255" w:author="Author">
                <w:rPr/>
              </w:rPrChange>
            </w:rPr>
            <w:delText>Add &gt; Existing Ite</w:delText>
          </w:r>
          <w:r w:rsidDel="003F2B7D">
            <w:rPr>
              <w:b/>
            </w:rPr>
            <w:delText>m</w:delText>
          </w:r>
          <w:r w:rsidDel="003F2B7D">
            <w:delText>.</w:delText>
          </w:r>
        </w:del>
      </w:ins>
    </w:p>
    <w:p w14:paraId="3F284419" w14:textId="01BBF275" w:rsidR="00940B7C" w:rsidDel="009E236F" w:rsidRDefault="00D637BC" w:rsidP="00593C71">
      <w:pPr>
        <w:pStyle w:val="Step"/>
        <w:rPr>
          <w:ins w:id="256" w:author="Author"/>
          <w:del w:id="257" w:author="Author"/>
        </w:rPr>
        <w:pPrChange w:id="258" w:author="Author">
          <w:pPr>
            <w:pStyle w:val="ppNumberList"/>
          </w:pPr>
        </w:pPrChange>
      </w:pPr>
      <w:ins w:id="259" w:author="Author">
        <w:r>
          <w:t xml:space="preserve">The </w:t>
        </w:r>
        <w:r w:rsidRPr="00940B7C">
          <w:rPr>
            <w:b/>
            <w:rPrChange w:id="260" w:author="Author">
              <w:rPr/>
            </w:rPrChange>
          </w:rPr>
          <w:t>References</w:t>
        </w:r>
        <w:r>
          <w:t xml:space="preserve"> folder</w:t>
        </w:r>
        <w:r w:rsidR="00940B7C">
          <w:t xml:space="preserve"> lists SDKs, libraries, and components that are available to your app. If you wish to add a reference, right-click on the References folder and choose </w:t>
        </w:r>
        <w:r w:rsidR="00940B7C" w:rsidRPr="00940B7C">
          <w:rPr>
            <w:b/>
            <w:rPrChange w:id="261" w:author="Author">
              <w:rPr/>
            </w:rPrChange>
          </w:rPr>
          <w:t>Add Reference</w:t>
        </w:r>
        <w:r w:rsidR="00940B7C">
          <w:t xml:space="preserve"> to open the </w:t>
        </w:r>
        <w:r w:rsidR="00940B7C" w:rsidRPr="00940B7C">
          <w:rPr>
            <w:b/>
            <w:rPrChange w:id="262" w:author="Author">
              <w:rPr/>
            </w:rPrChange>
          </w:rPr>
          <w:t>Reference Manager</w:t>
        </w:r>
        <w:r w:rsidR="00940B7C">
          <w:t>.</w:t>
        </w:r>
      </w:ins>
    </w:p>
    <w:p w14:paraId="0CB37E2B" w14:textId="77777777" w:rsidR="00940B7C" w:rsidRDefault="00940B7C" w:rsidP="00593C71">
      <w:pPr>
        <w:pStyle w:val="Step"/>
        <w:rPr>
          <w:ins w:id="263" w:author="Author"/>
        </w:rPr>
        <w:pPrChange w:id="264" w:author="Author">
          <w:pPr>
            <w:pStyle w:val="ppNumberList"/>
          </w:pPr>
        </w:pPrChange>
      </w:pPr>
    </w:p>
    <w:p w14:paraId="4DCC40F4" w14:textId="14A2DB1D" w:rsidR="000B41F2" w:rsidRDefault="00940B7C" w:rsidP="00533907">
      <w:pPr>
        <w:pStyle w:val="Step"/>
        <w:rPr>
          <w:ins w:id="265" w:author="Author"/>
        </w:rPr>
        <w:pPrChange w:id="266" w:author="Author">
          <w:pPr>
            <w:pStyle w:val="ppNumberList"/>
          </w:pPr>
        </w:pPrChange>
      </w:pPr>
      <w:ins w:id="267" w:author="Author">
        <w:r>
          <w:lastRenderedPageBreak/>
          <w:t xml:space="preserve">The </w:t>
        </w:r>
        <w:r w:rsidRPr="00940B7C">
          <w:rPr>
            <w:b/>
            <w:rPrChange w:id="268" w:author="Author">
              <w:rPr/>
            </w:rPrChange>
          </w:rPr>
          <w:t>project.json</w:t>
        </w:r>
        <w:r>
          <w:t xml:space="preserve"> file in the root directory of your project is new </w:t>
        </w:r>
        <w:del w:id="269" w:author="Author">
          <w:r w:rsidDel="000B41F2">
            <w:delText>in</w:delText>
          </w:r>
        </w:del>
        <w:r w:rsidR="009E236F">
          <w:t>in</w:t>
        </w:r>
        <w:r>
          <w:t xml:space="preserve"> </w:t>
        </w:r>
        <w:del w:id="270" w:author="Author">
          <w:r w:rsidDel="000B41F2">
            <w:delText xml:space="preserve">Windows </w:delText>
          </w:r>
        </w:del>
        <w:r>
          <w:t>UWP</w:t>
        </w:r>
        <w:del w:id="271" w:author="Author">
          <w:r w:rsidDel="000B41F2">
            <w:delText xml:space="preserve"> apps</w:delText>
          </w:r>
        </w:del>
        <w:r w:rsidR="000B41F2">
          <w:t xml:space="preserve"> and simplifies management of NuGet packages.</w:t>
        </w:r>
        <w:r w:rsidR="009E236F">
          <w:t xml:space="preserve"> </w:t>
        </w:r>
        <w:r w:rsidR="00AB0228">
          <w:t xml:space="preserve">You can now rely upon the tool to analyze package dependencies rather than having to list those dependencies </w:t>
        </w:r>
        <w:del w:id="272" w:author="Author">
          <w:r w:rsidR="00AB0228" w:rsidDel="00611B64">
            <w:delText>manually</w:delText>
          </w:r>
        </w:del>
        <w:r w:rsidR="00611B64">
          <w:t>individually</w:t>
        </w:r>
        <w:r w:rsidR="00AB0228">
          <w:t xml:space="preserve">. </w:t>
        </w:r>
        <w:del w:id="273" w:author="Author">
          <w:r w:rsidR="009E236F" w:rsidDel="00AB0228">
            <w:delText>You can now target specific .NET platforms per project rather than changing your enviro</w:delText>
          </w:r>
          <w:r w:rsidR="000B41F2" w:rsidDel="00AB0228">
            <w:delText xml:space="preserve"> </w:delText>
          </w:r>
        </w:del>
        <w:r w:rsidR="000B41F2">
          <w:t xml:space="preserve">For more information, visit </w:t>
        </w:r>
        <w:r w:rsidR="000B41F2">
          <w:fldChar w:fldCharType="begin"/>
        </w:r>
        <w:r w:rsidR="000B41F2">
          <w:instrText xml:space="preserve"> HYPERLINK "</w:instrText>
        </w:r>
        <w:r w:rsidR="000B41F2" w:rsidRPr="000B41F2">
          <w:instrText>http://docs.nuget.org/consume/ProjectJson-Intro</w:instrText>
        </w:r>
        <w:r w:rsidR="000B41F2">
          <w:instrText xml:space="preserve">" </w:instrText>
        </w:r>
        <w:r w:rsidR="000B41F2">
          <w:fldChar w:fldCharType="separate"/>
        </w:r>
        <w:r w:rsidR="000B41F2" w:rsidRPr="00156FCB">
          <w:rPr>
            <w:rStyle w:val="Hyperlink"/>
            <w:rFonts w:cs="Arial"/>
          </w:rPr>
          <w:t>http://docs.nuget.org/consume/ProjectJson-Intro</w:t>
        </w:r>
        <w:r w:rsidR="000B41F2">
          <w:fldChar w:fldCharType="end"/>
        </w:r>
        <w:r w:rsidR="000B41F2">
          <w:t>.</w:t>
        </w:r>
      </w:ins>
    </w:p>
    <w:p w14:paraId="001E25C8" w14:textId="77777777" w:rsidR="00CF543D" w:rsidRDefault="00AB0228" w:rsidP="00533907">
      <w:pPr>
        <w:pStyle w:val="Step"/>
        <w:rPr>
          <w:ins w:id="274" w:author="Author"/>
        </w:rPr>
        <w:pPrChange w:id="275" w:author="Author">
          <w:pPr>
            <w:pStyle w:val="ppNumberList"/>
          </w:pPr>
        </w:pPrChange>
      </w:pPr>
      <w:ins w:id="276" w:author="Author">
        <w:r>
          <w:t xml:space="preserve">The </w:t>
        </w:r>
        <w:r w:rsidRPr="00E266AA">
          <w:rPr>
            <w:b/>
            <w:rPrChange w:id="277" w:author="Author">
              <w:rPr/>
            </w:rPrChange>
          </w:rPr>
          <w:t>Properties</w:t>
        </w:r>
        <w:r>
          <w:t xml:space="preserve"> file allows you to </w:t>
        </w:r>
        <w:r w:rsidR="00611B64">
          <w:t>manage build events</w:t>
        </w:r>
        <w:r w:rsidR="00D26FCF">
          <w:t xml:space="preserve"> and your debug configuration. As Windows 10 evolves, you may wish to visit the </w:t>
        </w:r>
        <w:r w:rsidR="00D26FCF" w:rsidRPr="00E266AA">
          <w:rPr>
            <w:b/>
            <w:rPrChange w:id="278" w:author="Author">
              <w:rPr/>
            </w:rPrChange>
          </w:rPr>
          <w:t>Application</w:t>
        </w:r>
        <w:r w:rsidR="00D26FCF">
          <w:t xml:space="preserve"> tab to update the target version and min version of Windows 10 that your app can support.</w:t>
        </w:r>
      </w:ins>
    </w:p>
    <w:p w14:paraId="43754EC2" w14:textId="77777777" w:rsidR="00CF543D" w:rsidRDefault="00CF543D" w:rsidP="00CF543D">
      <w:pPr>
        <w:pStyle w:val="Step"/>
        <w:numPr>
          <w:ilvl w:val="0"/>
          <w:numId w:val="0"/>
        </w:numPr>
        <w:ind w:left="720"/>
        <w:rPr>
          <w:ins w:id="279" w:author="Author"/>
        </w:rPr>
        <w:pPrChange w:id="280" w:author="Author">
          <w:pPr>
            <w:pStyle w:val="Step"/>
          </w:pPr>
        </w:pPrChange>
      </w:pPr>
      <w:ins w:id="281" w:author="Author">
        <w:r>
          <w:drawing>
            <wp:inline distT="0" distB="0" distL="0" distR="0" wp14:anchorId="334BF3A4" wp14:editId="4D4DE926">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ins>
    </w:p>
    <w:p w14:paraId="065B3B5A" w14:textId="77777777" w:rsidR="00CF543D" w:rsidRDefault="00CF543D" w:rsidP="009820D8">
      <w:pPr>
        <w:pStyle w:val="ppFigureNumberIndent3"/>
        <w:rPr>
          <w:ins w:id="282" w:author="Author"/>
        </w:rPr>
      </w:pPr>
      <w:ins w:id="283" w:author="Author">
        <w:r>
          <w:t xml:space="preserve">Figure </w:t>
        </w:r>
        <w:r>
          <w:fldChar w:fldCharType="begin"/>
        </w:r>
        <w:r>
          <w:instrText xml:space="preserve"> SEQ Figure \* ARABIC </w:instrText>
        </w:r>
        <w:r>
          <w:fldChar w:fldCharType="separate"/>
        </w:r>
      </w:ins>
      <w:r w:rsidR="009820D8">
        <w:rPr>
          <w:noProof/>
        </w:rPr>
        <w:t>7</w:t>
      </w:r>
      <w:ins w:id="284" w:author="Author">
        <w:r>
          <w:rPr>
            <w:noProof/>
          </w:rPr>
          <w:fldChar w:fldCharType="end"/>
        </w:r>
      </w:ins>
    </w:p>
    <w:p w14:paraId="75009B1F" w14:textId="40C79E4D" w:rsidR="00CF543D" w:rsidDel="00805C59" w:rsidRDefault="00CF543D" w:rsidP="00805C59">
      <w:pPr>
        <w:pStyle w:val="ppFigureCaptionIndent3"/>
        <w:rPr>
          <w:ins w:id="285" w:author="Author"/>
          <w:del w:id="286" w:author="Author"/>
        </w:rPr>
        <w:pPrChange w:id="287" w:author="Author">
          <w:pPr>
            <w:pStyle w:val="Step"/>
          </w:pPr>
        </w:pPrChange>
      </w:pPr>
      <w:ins w:id="288" w:author="Author">
        <w:r>
          <w:t>Change your</w:t>
        </w:r>
        <w:r w:rsidR="00941EFC">
          <w:t xml:space="preserve"> supported</w:t>
        </w:r>
        <w:r>
          <w:t xml:space="preserve"> target version and min version </w:t>
        </w:r>
        <w:del w:id="289" w:author="Author">
          <w:r w:rsidDel="00941EFC">
            <w:delText xml:space="preserve">supported </w:delText>
          </w:r>
        </w:del>
        <w:r>
          <w:t>in the Properties for your app.</w:t>
        </w:r>
      </w:ins>
    </w:p>
    <w:p w14:paraId="3B3E9A48" w14:textId="1F9C1F9B" w:rsidR="00497F22" w:rsidRDefault="00940B7C" w:rsidP="00805C59">
      <w:pPr>
        <w:pStyle w:val="ppFigureCaptionIndent3"/>
        <w:pPrChange w:id="290" w:author="Author">
          <w:pPr>
            <w:pStyle w:val="ppNumberList"/>
          </w:pPr>
        </w:pPrChange>
      </w:pPr>
      <w:ins w:id="291" w:author="Author">
        <w:del w:id="292" w:author="Author">
          <w:r w:rsidDel="000B41F2">
            <w:delText>.</w:delText>
          </w:r>
          <w:r w:rsidR="00D637BC" w:rsidDel="00940B7C">
            <w:delText xml:space="preserve"> </w:delText>
          </w:r>
          <w:r w:rsidR="00EB4FC1" w:rsidDel="002157E2">
            <w:delText xml:space="preserve">It can also include </w:delText>
          </w:r>
        </w:del>
      </w:ins>
    </w:p>
    <w:p w14:paraId="0883A4F5" w14:textId="77777777" w:rsidR="009053BF" w:rsidRDefault="009053BF" w:rsidP="009053BF">
      <w:pPr>
        <w:pStyle w:val="ppListEnd"/>
      </w:pPr>
    </w:p>
    <w:p w14:paraId="6BD47451" w14:textId="77777777" w:rsidR="00536436" w:rsidRPr="00536436" w:rsidRDefault="00536436" w:rsidP="00536436">
      <w:pPr>
        <w:pStyle w:val="ppBodyText"/>
      </w:pPr>
    </w:p>
    <w:p w14:paraId="2819B75C" w14:textId="32E03F27" w:rsidR="001217D6" w:rsidRDefault="004C610B" w:rsidP="001217D6">
      <w:pPr>
        <w:pStyle w:val="ppTopic"/>
      </w:pPr>
      <w:bookmarkStart w:id="293" w:name="_Toc428893472"/>
      <w:r>
        <w:t>Exercise 2</w:t>
      </w:r>
      <w:r w:rsidR="001217D6">
        <w:t xml:space="preserve">: </w:t>
      </w:r>
      <w:r>
        <w:t xml:space="preserve">Hello World Across </w:t>
      </w:r>
      <w:r w:rsidR="004253EB">
        <w:t>Devices</w:t>
      </w:r>
      <w:bookmarkEnd w:id="293"/>
    </w:p>
    <w:p w14:paraId="7D9C16C4" w14:textId="737D74A9" w:rsidR="001217D6" w:rsidRDefault="001941E3" w:rsidP="001217D6">
      <w:pPr>
        <w:pStyle w:val="ppBodyText"/>
      </w:pPr>
      <w:r>
        <w:t>Windows Apps are now universal across devices, which means that they can run in full screen mobile and tablet modes as well as windowed desktop mode. In this exercise, you will</w:t>
      </w:r>
      <w:r w:rsidR="007F1B03">
        <w:t xml:space="preserve"> create a Hello World app that displays a greeting and device information across all Windows 10 devices, including desktop, tablet, mobile, and IoT</w:t>
      </w:r>
      <w:r>
        <w:t>.</w:t>
      </w:r>
    </w:p>
    <w:p w14:paraId="549A9D3F" w14:textId="689D4BC6" w:rsidR="002F0670" w:rsidRPr="0098236E" w:rsidRDefault="002F0670" w:rsidP="002F0670">
      <w:pPr>
        <w:pStyle w:val="ppProcedureStart"/>
      </w:pPr>
      <w:bookmarkStart w:id="294" w:name="_Toc428893473"/>
      <w:r w:rsidRPr="0098236E">
        <w:t xml:space="preserve">Task 1 – </w:t>
      </w:r>
      <w:r w:rsidR="005B77D2">
        <w:t>Display a greeting</w:t>
      </w:r>
      <w:bookmarkEnd w:id="294"/>
    </w:p>
    <w:p w14:paraId="4A8F621D" w14:textId="76B0457F" w:rsidR="002F0670" w:rsidRPr="001510AA" w:rsidRDefault="002F0670" w:rsidP="002F0670">
      <w:pPr>
        <w:numPr>
          <w:ilvl w:val="1"/>
          <w:numId w:val="11"/>
        </w:numPr>
        <w:spacing w:after="120"/>
      </w:pPr>
      <w:r w:rsidRPr="001510AA">
        <w:t xml:space="preserve">The first task is to open </w:t>
      </w:r>
      <w:r w:rsidR="003C10A3">
        <w:t>the HelloUWP solution you created in the previous exercise.</w:t>
      </w:r>
    </w:p>
    <w:p w14:paraId="79B3BF69" w14:textId="7C6B5F7F" w:rsidR="002F0670" w:rsidRPr="001510AA" w:rsidRDefault="003C10A3" w:rsidP="00644763">
      <w:pPr>
        <w:pStyle w:val="Step"/>
        <w:numPr>
          <w:ilvl w:val="0"/>
          <w:numId w:val="13"/>
        </w:numPr>
        <w:pPrChange w:id="295" w:author="Author">
          <w:pPr>
            <w:pStyle w:val="Step"/>
            <w:numPr>
              <w:numId w:val="13"/>
            </w:numPr>
            <w:tabs>
              <w:tab w:val="clear" w:pos="720"/>
              <w:tab w:val="num" w:pos="900"/>
            </w:tabs>
            <w:ind w:left="900"/>
          </w:pPr>
        </w:pPrChange>
      </w:pPr>
      <w:r>
        <w:lastRenderedPageBreak/>
        <w:t xml:space="preserve">Navigate to the file location where you saved your </w:t>
      </w:r>
      <w:r w:rsidRPr="00644763">
        <w:rPr>
          <w:b/>
        </w:rPr>
        <w:t>HelloUWP</w:t>
      </w:r>
      <w:r>
        <w:t xml:space="preserve"> app in Exercise 1. Open </w:t>
      </w:r>
      <w:r w:rsidRPr="00644763">
        <w:rPr>
          <w:b/>
        </w:rPr>
        <w:t>HelloUWP.sln</w:t>
      </w:r>
      <w:r w:rsidR="002F0670" w:rsidRPr="001510AA">
        <w:t xml:space="preserve"> in Visual Studio 2015. </w:t>
      </w:r>
      <w:r>
        <w:t xml:space="preserve">Alternatively, you may open the solution using the Visual Studio </w:t>
      </w:r>
      <w:r w:rsidRPr="00644763">
        <w:rPr>
          <w:b/>
        </w:rPr>
        <w:t>Open Project</w:t>
      </w:r>
      <w:r>
        <w:t xml:space="preserve"> dialog.</w:t>
      </w:r>
    </w:p>
    <w:p w14:paraId="1D7DB45E" w14:textId="062892F8" w:rsidR="002F0670" w:rsidRDefault="003C10A3" w:rsidP="00644763">
      <w:pPr>
        <w:pStyle w:val="Step"/>
        <w:pPrChange w:id="296" w:author="Author">
          <w:pPr>
            <w:pStyle w:val="Step"/>
            <w:tabs>
              <w:tab w:val="clear" w:pos="720"/>
              <w:tab w:val="num" w:pos="900"/>
            </w:tabs>
            <w:ind w:left="900"/>
          </w:pPr>
        </w:pPrChange>
      </w:pPr>
      <w:r>
        <w:t xml:space="preserve">Open </w:t>
      </w:r>
      <w:r w:rsidRPr="001A3D83">
        <w:rPr>
          <w:b/>
        </w:rPr>
        <w:t>MainPage.xaml</w:t>
      </w:r>
      <w:r>
        <w:t xml:space="preserve"> from the Solution Explorer.  Add a </w:t>
      </w:r>
      <w:commentRangeStart w:id="297"/>
      <w:r w:rsidRPr="001A3D83">
        <w:rPr>
          <w:b/>
        </w:rPr>
        <w:t>StackPanel</w:t>
      </w:r>
      <w:r>
        <w:t xml:space="preserve"> </w:t>
      </w:r>
      <w:commentRangeEnd w:id="297"/>
      <w:r w:rsidR="000E66E9">
        <w:rPr>
          <w:rStyle w:val="CommentReference"/>
          <w:rFonts w:asciiTheme="minorHAnsi" w:eastAsiaTheme="minorEastAsia" w:hAnsiTheme="minorHAnsi" w:cstheme="minorBidi"/>
          <w:lang w:bidi="en-US"/>
        </w:rPr>
        <w:commentReference w:id="297"/>
      </w:r>
      <w:r>
        <w:t xml:space="preserve">containing a </w:t>
      </w:r>
      <w:r w:rsidRPr="001A3D83">
        <w:rPr>
          <w:b/>
        </w:rPr>
        <w:t>TextBlock</w:t>
      </w:r>
      <w:r>
        <w:t xml:space="preserve"> to the </w:t>
      </w:r>
      <w:r w:rsidR="001A3D83">
        <w:t xml:space="preserve">existing </w:t>
      </w:r>
      <w:r>
        <w:t>grid.</w:t>
      </w:r>
    </w:p>
    <w:p w14:paraId="3E3B7B01" w14:textId="7F0DFEEC" w:rsidR="003C10A3" w:rsidRDefault="003C10A3" w:rsidP="003C10A3">
      <w:pPr>
        <w:pStyle w:val="ppCodeLanguageIndent"/>
      </w:pPr>
      <w:r>
        <w:t>XAML</w:t>
      </w:r>
    </w:p>
    <w:p w14:paraId="51C7F4FA" w14:textId="0A5EC093" w:rsidR="003C10A3" w:rsidRDefault="003C10A3" w:rsidP="003C10A3">
      <w:pPr>
        <w:pStyle w:val="ppCode"/>
      </w:pPr>
      <w:r>
        <w:t>&lt;Grid Background="{ThemeResource ApplicationPageBackgroundThemeBrush}"&gt;</w:t>
      </w:r>
    </w:p>
    <w:p w14:paraId="5ECB76A9" w14:textId="5473A0F2" w:rsidR="003C10A3" w:rsidRPr="00C17611" w:rsidRDefault="003C10A3" w:rsidP="003C10A3">
      <w:pPr>
        <w:pStyle w:val="ppCode"/>
        <w:rPr>
          <w:color w:val="FF0000"/>
        </w:rPr>
      </w:pPr>
      <w:r>
        <w:t xml:space="preserve">    </w:t>
      </w:r>
      <w:r w:rsidRPr="00C17611">
        <w:rPr>
          <w:color w:val="FF0000"/>
        </w:rPr>
        <w:t>&lt;StackPanel&gt;</w:t>
      </w:r>
    </w:p>
    <w:p w14:paraId="700E6A9E" w14:textId="6B395A10" w:rsidR="003C10A3" w:rsidRPr="00C17611" w:rsidRDefault="003C10A3" w:rsidP="003C10A3">
      <w:pPr>
        <w:pStyle w:val="ppCode"/>
        <w:rPr>
          <w:color w:val="FF0000"/>
        </w:rPr>
      </w:pPr>
      <w:r w:rsidRPr="00C17611">
        <w:rPr>
          <w:color w:val="FF0000"/>
        </w:rPr>
        <w:t xml:space="preserve">        &lt;TextBlock /&gt;</w:t>
      </w:r>
    </w:p>
    <w:p w14:paraId="3E94259C" w14:textId="72F2447E" w:rsidR="003C10A3" w:rsidRDefault="003C10A3" w:rsidP="003C10A3">
      <w:pPr>
        <w:pStyle w:val="ppCode"/>
      </w:pPr>
      <w:r w:rsidRPr="00C17611">
        <w:rPr>
          <w:color w:val="FF0000"/>
        </w:rPr>
        <w:t xml:space="preserve">    &lt;/StackPanel&gt;</w:t>
      </w:r>
    </w:p>
    <w:p w14:paraId="6DDF33A3" w14:textId="1FE63D54" w:rsidR="003C10A3" w:rsidRDefault="003C10A3" w:rsidP="003C10A3">
      <w:pPr>
        <w:pStyle w:val="ppCode"/>
        <w:rPr>
          <w:ins w:id="298" w:author="Author"/>
        </w:rPr>
      </w:pPr>
      <w:r>
        <w:t>&lt;/Grid&gt;</w:t>
      </w:r>
    </w:p>
    <w:p w14:paraId="583A58AD" w14:textId="3C4863CA" w:rsidR="00CB7EF1" w:rsidRPr="003C10A3" w:rsidRDefault="00CB7EF1" w:rsidP="00CB7EF1">
      <w:pPr>
        <w:pStyle w:val="ppNote"/>
        <w:pPrChange w:id="299" w:author="Author">
          <w:pPr>
            <w:pStyle w:val="ppCode"/>
          </w:pPr>
        </w:pPrChange>
      </w:pPr>
      <w:ins w:id="300" w:author="Author">
        <w:r>
          <w:rPr>
            <w:b/>
          </w:rPr>
          <w:t>Note: The StackPanel is a control that arranges child elements into a single row or column. There are a number of other container controls that can assist in the layout of your UI, including Grid, Canvas, and RelativePanel. We will cover these controls in more depth in Lab 3 – Building an Adaptive UI.</w:t>
        </w:r>
      </w:ins>
    </w:p>
    <w:p w14:paraId="6969E2E3" w14:textId="632D8F5C" w:rsidR="003C10A3" w:rsidRDefault="00EE6E9A" w:rsidP="00644763">
      <w:pPr>
        <w:pStyle w:val="Step"/>
        <w:pPrChange w:id="301" w:author="Author">
          <w:pPr>
            <w:pStyle w:val="Step"/>
            <w:tabs>
              <w:tab w:val="clear" w:pos="720"/>
              <w:tab w:val="num" w:pos="900"/>
            </w:tabs>
            <w:ind w:left="900"/>
          </w:pPr>
        </w:pPrChange>
      </w:pPr>
      <w:r>
        <w:t>Add text and styling to your TextBlock.</w:t>
      </w:r>
    </w:p>
    <w:p w14:paraId="4A2BE38B" w14:textId="46D2D70D" w:rsidR="00EE6E9A" w:rsidRDefault="00EE6E9A" w:rsidP="00EE6E9A">
      <w:pPr>
        <w:pStyle w:val="ppCodeLanguage"/>
      </w:pPr>
      <w:r>
        <w:t>XAML</w:t>
      </w:r>
    </w:p>
    <w:p w14:paraId="5E7197A1" w14:textId="3362F06C" w:rsidR="00EE6E9A" w:rsidRDefault="00EE6E9A" w:rsidP="00EE6E9A">
      <w:pPr>
        <w:pStyle w:val="ppCode"/>
      </w:pPr>
      <w:r>
        <w:t>&lt;TextBlock Text="Hello UWP World!" FontSize="24" FontWeight="Light" Margin="</w:t>
      </w:r>
      <w:r w:rsidR="00124A58">
        <w:t>12</w:t>
      </w:r>
      <w:r>
        <w:t>" /&gt;</w:t>
      </w:r>
    </w:p>
    <w:p w14:paraId="0F4F5E86" w14:textId="3EB4FF7A" w:rsidR="004F071A" w:rsidRDefault="009120D3" w:rsidP="009120D3">
      <w:pPr>
        <w:pStyle w:val="ppNote"/>
      </w:pPr>
      <w:r>
        <w:rPr>
          <w:b/>
        </w:rPr>
        <w:t>Note:</w:t>
      </w:r>
      <w:r>
        <w:t xml:space="preserve"> You </w:t>
      </w:r>
      <w:r w:rsidR="00A5465C">
        <w:t>may</w:t>
      </w:r>
      <w:r>
        <w:t xml:space="preserve"> notice throughout the Hands-on Labs that o</w:t>
      </w:r>
      <w:r w:rsidR="002D44A9">
        <w:t>ur margin, size, and position values</w:t>
      </w:r>
      <w:r>
        <w:t xml:space="preserve"> are always multiples of 4. UWP apps use effective pixels on a 4x4 pixel grid</w:t>
      </w:r>
      <w:r w:rsidR="004F071A">
        <w:t xml:space="preserve"> to create a consistent visual experience across devices</w:t>
      </w:r>
      <w:r>
        <w:t xml:space="preserve">. To ensure a crisp appearance for your app, </w:t>
      </w:r>
      <w:r w:rsidR="004F071A">
        <w:t xml:space="preserve">snap your UI elements to the 4x4 pixel grid. The grid does not apply to text, however, so you may continue to use any font size you wish. </w:t>
      </w:r>
    </w:p>
    <w:p w14:paraId="64E1E22A" w14:textId="0E54D322" w:rsidR="004F071A" w:rsidRPr="00EE6E9A" w:rsidRDefault="004F071A" w:rsidP="009120D3">
      <w:pPr>
        <w:pStyle w:val="ppNote"/>
      </w:pPr>
      <w:r>
        <w:t xml:space="preserve">For more on effective pixels and responsive design, visit </w:t>
      </w:r>
      <w:ins w:id="302" w:author="Author">
        <w:r w:rsidR="004B6980">
          <w:fldChar w:fldCharType="begin"/>
        </w:r>
        <w:r w:rsidR="004B6980">
          <w:instrText xml:space="preserve"> HYPERLINK "https://msdn.microsoft.com/en-us/library/windows/apps/Dn958435.aspx" </w:instrText>
        </w:r>
        <w:r w:rsidR="004B6980">
          <w:fldChar w:fldCharType="separate"/>
        </w:r>
        <w:r w:rsidRPr="004B6980">
          <w:rPr>
            <w:rStyle w:val="Hyperlink"/>
            <w:rFonts w:cstheme="minorBidi"/>
          </w:rPr>
          <w:t>https://msdn.microsoft.com/en-us/library/windows/apps/Dn958435.aspx</w:t>
        </w:r>
        <w:r w:rsidR="004B6980">
          <w:fldChar w:fldCharType="end"/>
        </w:r>
      </w:ins>
    </w:p>
    <w:p w14:paraId="32B69DDB" w14:textId="483F56C6" w:rsidR="00A5465C" w:rsidRDefault="00C61557" w:rsidP="00644763">
      <w:pPr>
        <w:pStyle w:val="Step"/>
        <w:pPrChange w:id="303" w:author="Author">
          <w:pPr>
            <w:pStyle w:val="Step"/>
            <w:tabs>
              <w:tab w:val="clear" w:pos="720"/>
              <w:tab w:val="num" w:pos="900"/>
            </w:tabs>
            <w:ind w:left="900"/>
          </w:pPr>
        </w:pPrChange>
      </w:pPr>
      <w:r>
        <w:t>Build and run your app</w:t>
      </w:r>
      <w:r w:rsidR="008E4BB6">
        <w:t xml:space="preserve"> on the </w:t>
      </w:r>
      <w:r w:rsidR="008E4BB6" w:rsidRPr="008E4BB6">
        <w:rPr>
          <w:b/>
        </w:rPr>
        <w:t>Local</w:t>
      </w:r>
      <w:r w:rsidR="001A3D83">
        <w:rPr>
          <w:b/>
        </w:rPr>
        <w:t xml:space="preserve"> </w:t>
      </w:r>
      <w:r w:rsidR="008E4BB6" w:rsidRPr="008E4BB6">
        <w:rPr>
          <w:b/>
        </w:rPr>
        <w:t>Machine</w:t>
      </w:r>
      <w:r>
        <w:t>.</w:t>
      </w:r>
      <w:r w:rsidR="001A3D83">
        <w:t xml:space="preserve"> </w:t>
      </w:r>
    </w:p>
    <w:p w14:paraId="48006ADC" w14:textId="77777777" w:rsidR="00A5465C" w:rsidRDefault="00A5465C" w:rsidP="00A5465C">
      <w:pPr>
        <w:pStyle w:val="ppFigureIndent3"/>
        <w:keepNext/>
      </w:pPr>
      <w:r>
        <w:rPr>
          <w:lang w:bidi="ar-SA"/>
        </w:rPr>
        <w:lastRenderedPageBreak/>
        <w:drawing>
          <wp:inline distT="0" distB="0" distL="0" distR="0" wp14:anchorId="4F860482" wp14:editId="77D14C24">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0">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14:paraId="53104DEA" w14:textId="77777777" w:rsidR="00A5465C" w:rsidRDefault="00A5465C" w:rsidP="00A5465C">
      <w:pPr>
        <w:pStyle w:val="ppFigureNumberIndent3"/>
      </w:pPr>
      <w:r>
        <w:t xml:space="preserve">Figure </w:t>
      </w:r>
      <w:fldSimple w:instr=" SEQ Figure \* ARABIC ">
        <w:ins w:id="304" w:author="Author">
          <w:r w:rsidR="009820D8">
            <w:rPr>
              <w:noProof/>
            </w:rPr>
            <w:t>8</w:t>
          </w:r>
        </w:ins>
        <w:del w:id="305" w:author="Author">
          <w:r w:rsidR="00CB7EF1" w:rsidDel="009820D8">
            <w:rPr>
              <w:noProof/>
            </w:rPr>
            <w:delText>6</w:delText>
          </w:r>
        </w:del>
      </w:fldSimple>
    </w:p>
    <w:p w14:paraId="40F0C26C" w14:textId="235E51D5" w:rsidR="00A5465C" w:rsidRDefault="00A5465C" w:rsidP="00A5465C">
      <w:pPr>
        <w:pStyle w:val="ppFigureCaptionIndent3"/>
      </w:pPr>
      <w:r>
        <w:t>The HelloUWP app displays a greeting.</w:t>
      </w:r>
    </w:p>
    <w:p w14:paraId="2EF17B45" w14:textId="32561176" w:rsidR="005C09C1" w:rsidRPr="001510AA" w:rsidRDefault="00A5465C" w:rsidP="00644763">
      <w:pPr>
        <w:pStyle w:val="Step"/>
        <w:pPrChange w:id="306" w:author="Author">
          <w:pPr>
            <w:pStyle w:val="Step"/>
            <w:tabs>
              <w:tab w:val="clear" w:pos="720"/>
              <w:tab w:val="num" w:pos="900"/>
            </w:tabs>
            <w:ind w:left="900"/>
          </w:pPr>
        </w:pPrChange>
      </w:pPr>
      <w:r>
        <w:t xml:space="preserve">Stop debugging and return to Visual Studio. </w:t>
      </w:r>
      <w:r w:rsidRPr="00644763">
        <w:t>Later</w:t>
      </w:r>
      <w:r>
        <w:t xml:space="preserve"> in this exercise, you will learn how to deploy to the </w:t>
      </w:r>
      <w:r w:rsidR="00236232">
        <w:t>mobile emulator and IoT devices.</w:t>
      </w:r>
      <w:r>
        <w:t xml:space="preserve"> </w:t>
      </w:r>
      <w:r w:rsidR="00236232">
        <w:t xml:space="preserve">First, </w:t>
      </w:r>
      <w:r>
        <w:t xml:space="preserve">you will add elements to display information that </w:t>
      </w:r>
      <w:r w:rsidR="002D44A9">
        <w:t>will create</w:t>
      </w:r>
      <w:r>
        <w:t xml:space="preserve"> a richer experience on those devices.</w:t>
      </w:r>
    </w:p>
    <w:p w14:paraId="7A7D3710" w14:textId="77777777" w:rsidR="002F0670" w:rsidRDefault="002F0670" w:rsidP="002F0670">
      <w:pPr>
        <w:pStyle w:val="ppListEnd"/>
        <w:numPr>
          <w:ilvl w:val="0"/>
          <w:numId w:val="0"/>
        </w:numPr>
        <w:ind w:left="173"/>
      </w:pPr>
    </w:p>
    <w:p w14:paraId="608D9332" w14:textId="2FE47F3B" w:rsidR="008E4BB6" w:rsidRDefault="008E4BB6" w:rsidP="008E4BB6">
      <w:pPr>
        <w:pStyle w:val="ppProcedureStart"/>
      </w:pPr>
      <w:bookmarkStart w:id="307" w:name="_Toc428893474"/>
      <w:r>
        <w:t xml:space="preserve">Task 2 - </w:t>
      </w:r>
      <w:r w:rsidR="004A22C3">
        <w:t>Detect the device f</w:t>
      </w:r>
      <w:r>
        <w:t>amily</w:t>
      </w:r>
      <w:bookmarkEnd w:id="307"/>
    </w:p>
    <w:p w14:paraId="2AE8B4CF" w14:textId="29310570" w:rsidR="002D44A9" w:rsidRPr="002D44A9" w:rsidRDefault="002D44A9" w:rsidP="002D44A9">
      <w:r>
        <w:t>Now that a single UWP app runs across all Windows 10 devices, it would be useful to have the ability to target families of devices that share features and APIs. You may wish to display certain features that are available on mobile, for instance, but hide those features on Desktop. To target a device, we must first detect the device family to which it belongs. In this task, you will detect and display the device family on which your app is running.</w:t>
      </w:r>
    </w:p>
    <w:p w14:paraId="7ABD1D75" w14:textId="4A329DD2" w:rsidR="008E4BB6" w:rsidRDefault="00C17611" w:rsidP="00644763">
      <w:pPr>
        <w:pStyle w:val="Step"/>
        <w:numPr>
          <w:ilvl w:val="0"/>
          <w:numId w:val="45"/>
        </w:numPr>
        <w:pPrChange w:id="308" w:author="Author">
          <w:pPr>
            <w:pStyle w:val="ppNumberList"/>
          </w:pPr>
        </w:pPrChange>
      </w:pPr>
      <w:r>
        <w:t xml:space="preserve">Open </w:t>
      </w:r>
      <w:r w:rsidRPr="00644763">
        <w:rPr>
          <w:b/>
        </w:rPr>
        <w:t>MainPage.xaml.cs</w:t>
      </w:r>
      <w:r>
        <w:t xml:space="preserve">. Add a </w:t>
      </w:r>
      <w:r w:rsidR="003558F3">
        <w:t xml:space="preserve">field </w:t>
      </w:r>
      <w:r w:rsidR="003A55DF">
        <w:t xml:space="preserve">to access the </w:t>
      </w:r>
      <w:r w:rsidR="00195760">
        <w:t>device family</w:t>
      </w:r>
      <w:r w:rsidR="003A55DF">
        <w:t>.</w:t>
      </w:r>
      <w:r w:rsidR="00236232">
        <w:t xml:space="preserve"> </w:t>
      </w:r>
    </w:p>
    <w:p w14:paraId="3AA92010" w14:textId="259406E6" w:rsidR="008E4BB6" w:rsidRDefault="00C17611" w:rsidP="00C17611">
      <w:pPr>
        <w:pStyle w:val="ppCodeLanguage"/>
      </w:pPr>
      <w:r>
        <w:t>C#</w:t>
      </w:r>
    </w:p>
    <w:p w14:paraId="506DF670" w14:textId="6F0017FB" w:rsidR="00C17611" w:rsidRPr="00C17611" w:rsidRDefault="00236232" w:rsidP="00C17611">
      <w:pPr>
        <w:pStyle w:val="ppCode"/>
        <w:rPr>
          <w:color w:val="FF0000"/>
        </w:rPr>
      </w:pPr>
      <w:r>
        <w:rPr>
          <w:color w:val="FF0000"/>
        </w:rPr>
        <w:t>public string D</w:t>
      </w:r>
      <w:r w:rsidR="00C17611" w:rsidRPr="00C17611">
        <w:rPr>
          <w:color w:val="FF0000"/>
        </w:rPr>
        <w:t>eviceFamily = "Device Family: " + AnalyticsInfo.VersionInfo.DeviceFamily;</w:t>
      </w:r>
    </w:p>
    <w:p w14:paraId="0A269048" w14:textId="77777777" w:rsidR="00C17611" w:rsidRDefault="00C17611" w:rsidP="00C17611">
      <w:pPr>
        <w:pStyle w:val="ppCode"/>
      </w:pPr>
    </w:p>
    <w:p w14:paraId="4FBB928F" w14:textId="0F584E25" w:rsidR="00C17611" w:rsidRDefault="00C17611" w:rsidP="00C17611">
      <w:pPr>
        <w:pStyle w:val="ppCode"/>
      </w:pPr>
      <w:r>
        <w:t>public MainPage()</w:t>
      </w:r>
    </w:p>
    <w:p w14:paraId="69F24BF1" w14:textId="180C34BC" w:rsidR="00C17611" w:rsidRDefault="00C17611" w:rsidP="00C17611">
      <w:pPr>
        <w:pStyle w:val="ppCode"/>
      </w:pPr>
      <w:r>
        <w:t>{</w:t>
      </w:r>
    </w:p>
    <w:p w14:paraId="38E5A250" w14:textId="5C9098EC" w:rsidR="00C17611" w:rsidRDefault="00C17611" w:rsidP="00C17611">
      <w:pPr>
        <w:pStyle w:val="ppCode"/>
      </w:pPr>
      <w:r>
        <w:t xml:space="preserve">    this.InitializeComponent();</w:t>
      </w:r>
    </w:p>
    <w:p w14:paraId="49BAA301" w14:textId="274FBBD5" w:rsidR="00C17611" w:rsidRPr="00C17611" w:rsidRDefault="00C17611" w:rsidP="00C17611">
      <w:pPr>
        <w:pStyle w:val="ppCode"/>
      </w:pPr>
      <w:r>
        <w:t>}</w:t>
      </w:r>
    </w:p>
    <w:p w14:paraId="71A97946" w14:textId="56DED050" w:rsidR="003A55DF" w:rsidRDefault="003A55DF" w:rsidP="003A55DF">
      <w:pPr>
        <w:pStyle w:val="ppNote"/>
      </w:pPr>
      <w:r w:rsidRPr="003A55DF">
        <w:rPr>
          <w:b/>
        </w:rPr>
        <w:t>Note:</w:t>
      </w:r>
      <w:r>
        <w:t xml:space="preserve"> </w:t>
      </w:r>
      <w:r w:rsidR="00F40124">
        <w:t xml:space="preserve">The way of thinking about app </w:t>
      </w:r>
      <w:r w:rsidRPr="003A55DF">
        <w:t>targeting changes with Windows 10. The new conceptual model i</w:t>
      </w:r>
      <w:r w:rsidR="00F1505A">
        <w:t xml:space="preserve">s that an app targets a group of related devices </w:t>
      </w:r>
      <w:r w:rsidRPr="003A55DF">
        <w:t>called a device family.</w:t>
      </w:r>
      <w:r>
        <w:t xml:space="preserve"> </w:t>
      </w:r>
      <w:r w:rsidRPr="003A55DF">
        <w:t xml:space="preserve">A device family is a set of APIs </w:t>
      </w:r>
      <w:r w:rsidRPr="003A55DF">
        <w:lastRenderedPageBreak/>
        <w:t>collected together and gi</w:t>
      </w:r>
      <w:r w:rsidR="00F1505A">
        <w:t xml:space="preserve">ven a name and a version number. Your app can run on a variety of device families while targeting specific features unique to each </w:t>
      </w:r>
      <w:r w:rsidR="00F40124">
        <w:t>one</w:t>
      </w:r>
      <w:r w:rsidR="00F1505A">
        <w:t xml:space="preserve"> through adaptive code.</w:t>
      </w:r>
    </w:p>
    <w:p w14:paraId="15DE78BE" w14:textId="0EAE0109" w:rsidR="00C17611" w:rsidRDefault="002D44A9" w:rsidP="003A55DF">
      <w:pPr>
        <w:pStyle w:val="ppNote"/>
      </w:pPr>
      <w:r>
        <w:t>For more</w:t>
      </w:r>
      <w:r w:rsidR="006964AB">
        <w:t xml:space="preserve"> on device families</w:t>
      </w:r>
      <w:r w:rsidR="00F1505A">
        <w:t xml:space="preserve"> in UWP apps,</w:t>
      </w:r>
      <w:r w:rsidR="003A55DF">
        <w:t xml:space="preserve"> visit </w:t>
      </w:r>
      <w:ins w:id="309" w:author="Author">
        <w:r w:rsidR="00AC4299">
          <w:fldChar w:fldCharType="begin"/>
        </w:r>
        <w:r w:rsidR="00AC4299">
          <w:instrText xml:space="preserve"> HYPERLINK "https://msdn.microsoft.com/en-us/library/windows/apps/dn894631.aspx" </w:instrText>
        </w:r>
        <w:r w:rsidR="00AC4299">
          <w:fldChar w:fldCharType="separate"/>
        </w:r>
        <w:r w:rsidR="003A55DF" w:rsidRPr="00AC4299">
          <w:rPr>
            <w:rStyle w:val="Hyperlink"/>
            <w:rFonts w:cstheme="minorBidi"/>
          </w:rPr>
          <w:t>https://msdn.microsoft.com/en-us/library/windows/apps/dn894631.aspx</w:t>
        </w:r>
        <w:r w:rsidR="00AC4299">
          <w:fldChar w:fldCharType="end"/>
        </w:r>
      </w:ins>
    </w:p>
    <w:p w14:paraId="2BB59A7A" w14:textId="5AA88940" w:rsidR="00DD2AF8" w:rsidRDefault="00DD2AF8" w:rsidP="00644763">
      <w:pPr>
        <w:pStyle w:val="Step"/>
        <w:pPrChange w:id="310" w:author="Author">
          <w:pPr>
            <w:pStyle w:val="ppNumberList"/>
          </w:pPr>
        </w:pPrChange>
      </w:pPr>
      <w:r>
        <w:t xml:space="preserve">Add the </w:t>
      </w:r>
      <w:r w:rsidRPr="00195760">
        <w:rPr>
          <w:b/>
        </w:rPr>
        <w:t>Windows.System.Profile</w:t>
      </w:r>
      <w:r>
        <w:t xml:space="preserve"> namespace to the MainPage codebehind.</w:t>
      </w:r>
    </w:p>
    <w:p w14:paraId="70F3F91C" w14:textId="1DE26F13" w:rsidR="00DD2AF8" w:rsidRDefault="00DD2AF8" w:rsidP="00DD2AF8">
      <w:pPr>
        <w:pStyle w:val="ppCodeLanguage"/>
      </w:pPr>
      <w:r>
        <w:t>C#</w:t>
      </w:r>
    </w:p>
    <w:p w14:paraId="0EA6539D" w14:textId="12CBF8DB" w:rsidR="00DD2AF8" w:rsidRPr="00DD2AF8" w:rsidRDefault="00DD2AF8" w:rsidP="00DD2AF8">
      <w:pPr>
        <w:pStyle w:val="ppCode"/>
      </w:pPr>
      <w:r>
        <w:t>using Windows.System.Profile;</w:t>
      </w:r>
    </w:p>
    <w:p w14:paraId="6C631C5A" w14:textId="1A9C4BF0" w:rsidR="003A55DF" w:rsidRDefault="00DD2AF8" w:rsidP="00644763">
      <w:pPr>
        <w:pStyle w:val="Step"/>
        <w:rPr>
          <w:ins w:id="311" w:author="Author"/>
        </w:rPr>
        <w:pPrChange w:id="312" w:author="Author">
          <w:pPr>
            <w:pStyle w:val="ppNumberList"/>
          </w:pPr>
        </w:pPrChange>
      </w:pPr>
      <w:r>
        <w:t xml:space="preserve">In MainPage.xaml, </w:t>
      </w:r>
      <w:commentRangeStart w:id="313"/>
      <w:r>
        <w:t xml:space="preserve">bind </w:t>
      </w:r>
      <w:commentRangeEnd w:id="313"/>
      <w:r w:rsidR="00DA0B7E">
        <w:rPr>
          <w:rStyle w:val="CommentReference"/>
        </w:rPr>
        <w:commentReference w:id="313"/>
      </w:r>
      <w:r>
        <w:t xml:space="preserve">a </w:t>
      </w:r>
      <w:r w:rsidRPr="00195760">
        <w:rPr>
          <w:b/>
        </w:rPr>
        <w:t>TextBlock</w:t>
      </w:r>
      <w:r>
        <w:t xml:space="preserve"> to the </w:t>
      </w:r>
      <w:r w:rsidRPr="00195760">
        <w:rPr>
          <w:b/>
        </w:rPr>
        <w:t>DeviceFamily</w:t>
      </w:r>
      <w:r>
        <w:t xml:space="preserve"> field.</w:t>
      </w:r>
    </w:p>
    <w:p w14:paraId="2A82445E" w14:textId="4A5CC276" w:rsidR="00294758" w:rsidRDefault="008A3DFF" w:rsidP="00EA359A">
      <w:pPr>
        <w:pStyle w:val="ppNote"/>
        <w:numPr>
          <w:ilvl w:val="0"/>
          <w:numId w:val="0"/>
        </w:numPr>
        <w:ind w:left="142"/>
        <w:rPr>
          <w:ins w:id="314" w:author="Author"/>
        </w:rPr>
        <w:pPrChange w:id="315" w:author="Author">
          <w:pPr>
            <w:pStyle w:val="ppNumberList"/>
          </w:pPr>
        </w:pPrChange>
      </w:pPr>
      <w:ins w:id="316" w:author="Author">
        <w:r w:rsidRPr="00C45247">
          <w:rPr>
            <w:b/>
          </w:rPr>
          <w:t>Note:</w:t>
        </w:r>
        <w:r w:rsidR="00747CD6" w:rsidRPr="00EA359A">
          <w:rPr>
            <w:b/>
          </w:rPr>
          <w:t xml:space="preserve"> </w:t>
        </w:r>
        <w:r w:rsidR="00747CD6" w:rsidRPr="00EA359A">
          <w:rPr>
            <w:rPrChange w:id="317" w:author="Author">
              <w:rPr>
                <w:b/>
              </w:rPr>
            </w:rPrChange>
          </w:rPr>
          <w:t xml:space="preserve">Data binding </w:t>
        </w:r>
        <w:r w:rsidR="00C45247" w:rsidRPr="00EA359A">
          <w:rPr>
            <w:rPrChange w:id="318" w:author="Author">
              <w:rPr>
                <w:b/>
              </w:rPr>
            </w:rPrChange>
          </w:rPr>
          <w:t xml:space="preserve">provides a simple way for your UI to interact with data. The display of data is managed separately from </w:t>
        </w:r>
        <w:r w:rsidR="00C45247">
          <w:t>the</w:t>
        </w:r>
        <w:r w:rsidR="00C45247" w:rsidRPr="00EA359A">
          <w:rPr>
            <w:rPrChange w:id="319" w:author="Author">
              <w:rPr>
                <w:b/>
              </w:rPr>
            </w:rPrChange>
          </w:rPr>
          <w:t xml:space="preserve"> business logi</w:t>
        </w:r>
        <w:r w:rsidR="00C45247" w:rsidRPr="00C45247">
          <w:t>c</w:t>
        </w:r>
        <w:r w:rsidR="00C45247">
          <w:t xml:space="preserve"> for the app</w:t>
        </w:r>
        <w:r w:rsidR="00C45247" w:rsidRPr="00EA359A">
          <w:rPr>
            <w:rPrChange w:id="320" w:author="Author">
              <w:rPr>
                <w:b/>
              </w:rPr>
            </w:rPrChange>
          </w:rPr>
          <w:t>, and the binding allows data to flow between them</w:t>
        </w:r>
        <w:r w:rsidR="00747CD6" w:rsidRPr="00EA359A">
          <w:rPr>
            <w:rPrChange w:id="321" w:author="Author">
              <w:rPr>
                <w:b/>
              </w:rPr>
            </w:rPrChange>
          </w:rPr>
          <w:t>.</w:t>
        </w:r>
        <w:r w:rsidR="00294758">
          <w:t xml:space="preserve"> Binding can be used for a one-time display of data, updating the UI when the data changes, or capturing user input. </w:t>
        </w:r>
        <w:del w:id="322" w:author="Author">
          <w:r w:rsidR="00747CD6" w:rsidRPr="00EA359A" w:rsidDel="00294758">
            <w:rPr>
              <w:rPrChange w:id="323" w:author="Author">
                <w:rPr>
                  <w:b/>
                </w:rPr>
              </w:rPrChange>
            </w:rPr>
            <w:delText xml:space="preserve"> </w:delText>
          </w:r>
        </w:del>
      </w:ins>
    </w:p>
    <w:p w14:paraId="7FFFC49B" w14:textId="62858830" w:rsidR="00C45247" w:rsidRPr="00EA359A" w:rsidRDefault="00C45247" w:rsidP="00EA359A">
      <w:pPr>
        <w:pStyle w:val="ppNote"/>
        <w:numPr>
          <w:ilvl w:val="0"/>
          <w:numId w:val="0"/>
        </w:numPr>
        <w:ind w:left="142"/>
        <w:rPr>
          <w:ins w:id="324" w:author="Author"/>
          <w:rPrChange w:id="325" w:author="Author">
            <w:rPr>
              <w:ins w:id="326" w:author="Author"/>
              <w:b/>
            </w:rPr>
          </w:rPrChange>
        </w:rPr>
        <w:pPrChange w:id="327" w:author="Author">
          <w:pPr>
            <w:pStyle w:val="ppNumberList"/>
          </w:pPr>
        </w:pPrChange>
      </w:pPr>
      <w:ins w:id="328" w:author="Author">
        <w:r>
          <w:t>{</w:t>
        </w:r>
        <w:r w:rsidR="00747CD6" w:rsidRPr="00EA359A">
          <w:rPr>
            <w:rPrChange w:id="329" w:author="Author">
              <w:rPr>
                <w:b/>
              </w:rPr>
            </w:rPrChange>
          </w:rPr>
          <w:t>x:Bind</w:t>
        </w:r>
        <w:r>
          <w:t>}</w:t>
        </w:r>
        <w:r w:rsidR="00747CD6" w:rsidRPr="00EA359A">
          <w:rPr>
            <w:rPrChange w:id="330" w:author="Author">
              <w:rPr>
                <w:b/>
              </w:rPr>
            </w:rPrChange>
          </w:rPr>
          <w:t xml:space="preserve"> is</w:t>
        </w:r>
        <w:r>
          <w:t xml:space="preserve"> a</w:t>
        </w:r>
        <w:r w:rsidR="00747CD6" w:rsidRPr="00EA359A">
          <w:rPr>
            <w:rPrChange w:id="331" w:author="Author">
              <w:rPr>
                <w:b/>
              </w:rPr>
            </w:rPrChange>
          </w:rPr>
          <w:t xml:space="preserve"> </w:t>
        </w:r>
        <w:r>
          <w:t xml:space="preserve">new markup extension in Windows 10 </w:t>
        </w:r>
        <w:r w:rsidR="00294758">
          <w:t xml:space="preserve">UWP </w:t>
        </w:r>
        <w:r>
          <w:t xml:space="preserve">and offers a compiled alternative to the classic {Binding}. For more on x:Bind, visit </w:t>
        </w:r>
        <w:r>
          <w:fldChar w:fldCharType="begin"/>
        </w:r>
        <w:r>
          <w:instrText xml:space="preserve"> HYPERLINK "</w:instrText>
        </w:r>
        <w:r w:rsidRPr="00C45247">
          <w:instrText>https://msdn.microsoft.com/en-us/library/windows/apps/Mt204783.aspx</w:instrText>
        </w:r>
        <w:r>
          <w:instrText xml:space="preserve">" </w:instrText>
        </w:r>
        <w:r>
          <w:fldChar w:fldCharType="separate"/>
        </w:r>
        <w:r w:rsidRPr="00C45247">
          <w:rPr>
            <w:rStyle w:val="Hyperlink"/>
            <w:rFonts w:cstheme="minorBidi"/>
          </w:rPr>
          <w:t>https://msdn.microsoft.com/en-us/library/windows/apps/Mt204783</w:t>
        </w:r>
        <w:r w:rsidRPr="00C45247">
          <w:rPr>
            <w:rStyle w:val="Hyperlink"/>
            <w:rFonts w:cstheme="minorBidi"/>
          </w:rPr>
          <w:t>.</w:t>
        </w:r>
        <w:r w:rsidRPr="00C45247">
          <w:rPr>
            <w:rStyle w:val="Hyperlink"/>
            <w:rFonts w:cstheme="minorBidi"/>
          </w:rPr>
          <w:t>aspx</w:t>
        </w:r>
        <w:r>
          <w:fldChar w:fldCharType="end"/>
        </w:r>
      </w:ins>
    </w:p>
    <w:p w14:paraId="022C6659" w14:textId="38AA6677" w:rsidR="00C45247" w:rsidRDefault="00C45247" w:rsidP="00EA359A">
      <w:pPr>
        <w:pStyle w:val="ppNote"/>
        <w:numPr>
          <w:ilvl w:val="0"/>
          <w:numId w:val="0"/>
        </w:numPr>
        <w:ind w:left="142"/>
        <w:pPrChange w:id="332" w:author="Author">
          <w:pPr>
            <w:pStyle w:val="ppNumberList"/>
          </w:pPr>
        </w:pPrChange>
      </w:pPr>
      <w:ins w:id="333" w:author="Author">
        <w:r w:rsidRPr="00EA359A">
          <w:rPr>
            <w:rPrChange w:id="334" w:author="Author">
              <w:rPr>
                <w:b/>
              </w:rPr>
            </w:rPrChange>
          </w:rPr>
          <w:t>We will cover data binding</w:t>
        </w:r>
        <w:r w:rsidR="00294758">
          <w:t xml:space="preserve"> </w:t>
        </w:r>
        <w:del w:id="335" w:author="Author">
          <w:r w:rsidRPr="00EA359A" w:rsidDel="00294758">
            <w:rPr>
              <w:rPrChange w:id="336" w:author="Author">
                <w:rPr>
                  <w:b/>
                </w:rPr>
              </w:rPrChange>
            </w:rPr>
            <w:delText xml:space="preserve"> in more depth </w:delText>
          </w:r>
        </w:del>
        <w:r w:rsidRPr="00EA359A">
          <w:rPr>
            <w:rPrChange w:id="337" w:author="Author">
              <w:rPr>
                <w:b/>
              </w:rPr>
            </w:rPrChange>
          </w:rPr>
          <w:t>in Lab 6 –</w:t>
        </w:r>
        <w:r>
          <w:t xml:space="preserve"> Data Binding.</w:t>
        </w:r>
      </w:ins>
    </w:p>
    <w:p w14:paraId="7919ECBB" w14:textId="2AC6E7C1" w:rsidR="00DD2AF8" w:rsidRDefault="00DD2AF8" w:rsidP="00DD2AF8">
      <w:pPr>
        <w:pStyle w:val="ppCodeLanguage"/>
      </w:pPr>
      <w:r>
        <w:t>XAML</w:t>
      </w:r>
    </w:p>
    <w:p w14:paraId="077190A6" w14:textId="01E3BD5A" w:rsidR="00DD2AF8" w:rsidRDefault="00161FB4" w:rsidP="00DD2AF8">
      <w:pPr>
        <w:pStyle w:val="ppCode"/>
      </w:pPr>
      <w:r>
        <w:t>&lt;</w:t>
      </w:r>
      <w:commentRangeStart w:id="338"/>
      <w:r>
        <w:t>StackPanel</w:t>
      </w:r>
      <w:commentRangeEnd w:id="338"/>
      <w:r w:rsidR="006B35D2">
        <w:rPr>
          <w:rStyle w:val="CommentReference"/>
          <w:rFonts w:asciiTheme="minorHAnsi" w:eastAsiaTheme="minorEastAsia" w:hAnsiTheme="minorHAnsi"/>
        </w:rPr>
        <w:commentReference w:id="338"/>
      </w:r>
      <w:r>
        <w:t>&gt;</w:t>
      </w:r>
    </w:p>
    <w:p w14:paraId="782EDD3C" w14:textId="2A2FA390" w:rsidR="00161FB4" w:rsidRDefault="00161FB4" w:rsidP="00DD2AF8">
      <w:pPr>
        <w:pStyle w:val="ppCode"/>
      </w:pPr>
      <w:r>
        <w:t xml:space="preserve">    &lt;TextBlock Text="Hello UWP World!" FontSize="24" FontWeight="Light" Margin="</w:t>
      </w:r>
      <w:r w:rsidR="00D21618">
        <w:t>12</w:t>
      </w:r>
      <w:r>
        <w:t>" /&gt;</w:t>
      </w:r>
    </w:p>
    <w:p w14:paraId="02DFCADB" w14:textId="6113F648" w:rsidR="00161FB4" w:rsidRPr="00195760" w:rsidRDefault="00161FB4" w:rsidP="00DD2AF8">
      <w:pPr>
        <w:pStyle w:val="ppCode"/>
        <w:rPr>
          <w:color w:val="FF0000"/>
        </w:rPr>
      </w:pPr>
      <w:r>
        <w:t xml:space="preserve">    </w:t>
      </w:r>
      <w:r w:rsidRPr="00195760">
        <w:rPr>
          <w:color w:val="FF0000"/>
        </w:rPr>
        <w:t>&lt;TextBlock Text="{x:Bind DeviceFamily}" Margin="</w:t>
      </w:r>
      <w:r w:rsidR="00DA791F">
        <w:rPr>
          <w:color w:val="FF0000"/>
        </w:rPr>
        <w:t>12</w:t>
      </w:r>
      <w:r w:rsidRPr="00195760">
        <w:rPr>
          <w:color w:val="FF0000"/>
        </w:rPr>
        <w:t>,</w:t>
      </w:r>
      <w:r w:rsidR="00DA791F">
        <w:rPr>
          <w:color w:val="FF0000"/>
        </w:rPr>
        <w:t>0</w:t>
      </w:r>
      <w:r w:rsidRPr="00195760">
        <w:rPr>
          <w:color w:val="FF0000"/>
        </w:rPr>
        <w:t>,0,0" /&gt;</w:t>
      </w:r>
    </w:p>
    <w:p w14:paraId="04F9E570" w14:textId="18E3D9FF" w:rsidR="00161FB4" w:rsidRDefault="00161FB4" w:rsidP="00DD2AF8">
      <w:pPr>
        <w:pStyle w:val="ppCode"/>
        <w:rPr>
          <w:ins w:id="339" w:author="Author"/>
        </w:rPr>
      </w:pPr>
      <w:r>
        <w:t>&lt;/StackPanel&gt;</w:t>
      </w:r>
    </w:p>
    <w:p w14:paraId="41410E02" w14:textId="2D20B899" w:rsidR="00742E56" w:rsidRPr="00C45247" w:rsidRDefault="00742E56">
      <w:pPr>
        <w:pStyle w:val="ppNote"/>
        <w:pPrChange w:id="340" w:author="Author">
          <w:pPr>
            <w:pStyle w:val="ppCode"/>
          </w:pPr>
        </w:pPrChange>
      </w:pPr>
      <w:ins w:id="341" w:author="Author">
        <w:r>
          <w:rPr>
            <w:b/>
          </w:rPr>
          <w:t xml:space="preserve">Note: </w:t>
        </w:r>
        <w:r w:rsidRPr="00EA359A">
          <w:rPr>
            <w:rPrChange w:id="342" w:author="Author">
              <w:rPr>
                <w:b/>
              </w:rPr>
            </w:rPrChange>
          </w:rPr>
          <w:t xml:space="preserve">The </w:t>
        </w:r>
        <w:del w:id="343" w:author="Author">
          <w:r w:rsidRPr="00EA359A" w:rsidDel="008A3DFF">
            <w:rPr>
              <w:rPrChange w:id="344" w:author="Author">
                <w:rPr>
                  <w:b/>
                </w:rPr>
              </w:rPrChange>
            </w:rPr>
            <w:delText>default behavior of a stack panel</w:delText>
          </w:r>
        </w:del>
        <w:r w:rsidR="008A3DFF" w:rsidRPr="00EA359A">
          <w:rPr>
            <w:rPrChange w:id="345" w:author="Author">
              <w:rPr>
                <w:b/>
              </w:rPr>
            </w:rPrChange>
          </w:rPr>
          <w:t>StackPanel control</w:t>
        </w:r>
        <w:r w:rsidRPr="00EA359A">
          <w:rPr>
            <w:rPrChange w:id="346" w:author="Author">
              <w:rPr>
                <w:b/>
              </w:rPr>
            </w:rPrChange>
          </w:rPr>
          <w:t xml:space="preserve"> </w:t>
        </w:r>
        <w:del w:id="347" w:author="Author">
          <w:r w:rsidRPr="00EA359A" w:rsidDel="008A3DFF">
            <w:rPr>
              <w:rPrChange w:id="348" w:author="Author">
                <w:rPr>
                  <w:b/>
                </w:rPr>
              </w:rPrChange>
            </w:rPr>
            <w:delText>is to stack</w:delText>
          </w:r>
        </w:del>
        <w:r w:rsidR="008A3DFF" w:rsidRPr="00EA359A">
          <w:rPr>
            <w:rPrChange w:id="349" w:author="Author">
              <w:rPr>
                <w:b/>
              </w:rPr>
            </w:rPrChange>
          </w:rPr>
          <w:t>stacks</w:t>
        </w:r>
        <w:r w:rsidRPr="00EA359A">
          <w:rPr>
            <w:rPrChange w:id="350" w:author="Author">
              <w:rPr>
                <w:b/>
              </w:rPr>
            </w:rPrChange>
          </w:rPr>
          <w:t xml:space="preserve"> items vertically</w:t>
        </w:r>
        <w:r w:rsidR="008A3DFF" w:rsidRPr="00EA359A">
          <w:rPr>
            <w:rPrChange w:id="351" w:author="Author">
              <w:rPr>
                <w:b/>
              </w:rPr>
            </w:rPrChange>
          </w:rPr>
          <w:t xml:space="preserve"> by default</w:t>
        </w:r>
        <w:r w:rsidRPr="00EA359A">
          <w:rPr>
            <w:rPrChange w:id="352" w:author="Author">
              <w:rPr>
                <w:b/>
              </w:rPr>
            </w:rPrChange>
          </w:rPr>
          <w:t xml:space="preserve">. You can specify </w:t>
        </w:r>
        <w:del w:id="353" w:author="Author">
          <w:r w:rsidRPr="00EA359A" w:rsidDel="00DC238A">
            <w:rPr>
              <w:rPrChange w:id="354" w:author="Author">
                <w:rPr>
                  <w:b/>
                </w:rPr>
              </w:rPrChange>
            </w:rPr>
            <w:delText xml:space="preserve">the </w:delText>
          </w:r>
        </w:del>
        <w:r w:rsidRPr="00EA359A">
          <w:rPr>
            <w:rPrChange w:id="355" w:author="Author">
              <w:rPr>
                <w:b/>
              </w:rPr>
            </w:rPrChange>
          </w:rPr>
          <w:t>horizontal orientation with the attribute Orientation=”Horizontal”.</w:t>
        </w:r>
      </w:ins>
    </w:p>
    <w:p w14:paraId="729BCB20" w14:textId="6CB2F775" w:rsidR="00DD2AF8" w:rsidRDefault="00195760" w:rsidP="00644763">
      <w:pPr>
        <w:pStyle w:val="Step"/>
        <w:pPrChange w:id="356" w:author="Author">
          <w:pPr>
            <w:pStyle w:val="ppNumberList"/>
          </w:pPr>
        </w:pPrChange>
      </w:pPr>
      <w:r>
        <w:t xml:space="preserve">Build and run your app on the </w:t>
      </w:r>
      <w:r w:rsidRPr="00195760">
        <w:rPr>
          <w:b/>
        </w:rPr>
        <w:t>Local Machine</w:t>
      </w:r>
      <w:r>
        <w:t xml:space="preserve">. You will see the device family display below the greeting. </w:t>
      </w:r>
    </w:p>
    <w:p w14:paraId="4779FFFB" w14:textId="77777777" w:rsidR="00195760" w:rsidRDefault="00195760" w:rsidP="00195760">
      <w:pPr>
        <w:pStyle w:val="ppFigureIndent3"/>
        <w:keepNext/>
      </w:pPr>
      <w:r>
        <w:rPr>
          <w:lang w:bidi="ar-SA"/>
        </w:rPr>
        <w:lastRenderedPageBreak/>
        <w:drawing>
          <wp:inline distT="0" distB="0" distL="0" distR="0" wp14:anchorId="1FC2057F" wp14:editId="63D937AE">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14:paraId="2E5E1F92" w14:textId="77777777" w:rsidR="00195760" w:rsidRDefault="00195760" w:rsidP="00195760">
      <w:pPr>
        <w:pStyle w:val="ppFigureNumberIndent3"/>
      </w:pPr>
      <w:r>
        <w:t xml:space="preserve">Figure </w:t>
      </w:r>
      <w:fldSimple w:instr=" SEQ Figure \* ARABIC ">
        <w:ins w:id="357" w:author="Author">
          <w:r w:rsidR="009820D8">
            <w:rPr>
              <w:noProof/>
            </w:rPr>
            <w:t>9</w:t>
          </w:r>
        </w:ins>
        <w:del w:id="358" w:author="Author">
          <w:r w:rsidR="00CB7EF1" w:rsidDel="009820D8">
            <w:rPr>
              <w:noProof/>
            </w:rPr>
            <w:delText>7</w:delText>
          </w:r>
        </w:del>
      </w:fldSimple>
    </w:p>
    <w:p w14:paraId="3EEC0E1D" w14:textId="0C980E35" w:rsidR="00195760" w:rsidRDefault="00195760" w:rsidP="00195760">
      <w:pPr>
        <w:pStyle w:val="ppFigureCaptionIndent3"/>
      </w:pPr>
      <w:r>
        <w:t>The HelloUWP app displays the device family of the device on which it is currently running.</w:t>
      </w:r>
    </w:p>
    <w:p w14:paraId="57DFB34D" w14:textId="11CDB71D" w:rsidR="00025C2A" w:rsidRDefault="00025C2A" w:rsidP="00025C2A">
      <w:pPr>
        <w:pStyle w:val="ppNote"/>
      </w:pPr>
      <w:r>
        <w:rPr>
          <w:b/>
        </w:rPr>
        <w:t>Note:</w:t>
      </w:r>
      <w:r>
        <w:t xml:space="preserve"> If you are developing </w:t>
      </w:r>
      <w:r w:rsidR="00902708">
        <w:t>in</w:t>
      </w:r>
      <w:r>
        <w:t xml:space="preserve"> a desktop environment and deploy to the Local Machine, your device fam</w:t>
      </w:r>
      <w:r w:rsidR="00902708">
        <w:t>ily will display as</w:t>
      </w:r>
      <w:r>
        <w:t xml:space="preserve"> Windows.Desktop. </w:t>
      </w:r>
      <w:del w:id="359" w:author="Author">
        <w:r w:rsidDel="00D10941">
          <w:delText xml:space="preserve">Other </w:delText>
        </w:r>
      </w:del>
      <w:ins w:id="360" w:author="Author">
        <w:r w:rsidR="00D10941">
          <w:t xml:space="preserve">Additional </w:t>
        </w:r>
      </w:ins>
      <w:r>
        <w:t xml:space="preserve">device families available in the Universal Device Family </w:t>
      </w:r>
      <w:del w:id="361" w:author="Author">
        <w:r w:rsidDel="00D10941">
          <w:delText xml:space="preserve">are </w:delText>
        </w:r>
      </w:del>
      <w:ins w:id="362" w:author="Author">
        <w:r w:rsidR="00D10941">
          <w:t xml:space="preserve">include </w:t>
        </w:r>
      </w:ins>
      <w:r>
        <w:t>Mobile, Xbox, IoT, and IoT headless.</w:t>
      </w:r>
    </w:p>
    <w:p w14:paraId="077228C7" w14:textId="4192FC76" w:rsidR="00195760" w:rsidRPr="001510AA" w:rsidRDefault="00195760" w:rsidP="00644763">
      <w:pPr>
        <w:pStyle w:val="Step"/>
        <w:pPrChange w:id="363" w:author="Author">
          <w:pPr>
            <w:pStyle w:val="ppNumberList"/>
          </w:pPr>
        </w:pPrChange>
      </w:pPr>
      <w:r>
        <w:t>Stop debugging and return to Visual Studio.</w:t>
      </w:r>
    </w:p>
    <w:p w14:paraId="441FFBD4" w14:textId="77777777" w:rsidR="008E4BB6" w:rsidRDefault="008E4BB6" w:rsidP="008E4BB6">
      <w:pPr>
        <w:pStyle w:val="ppListEnd"/>
        <w:numPr>
          <w:ilvl w:val="0"/>
          <w:numId w:val="0"/>
        </w:numPr>
        <w:ind w:left="173"/>
      </w:pPr>
    </w:p>
    <w:p w14:paraId="073B6991" w14:textId="35330C94" w:rsidR="001217D6" w:rsidRDefault="001217D6" w:rsidP="008E4BB6">
      <w:pPr>
        <w:pStyle w:val="ppProcedureStart"/>
      </w:pPr>
      <w:bookmarkStart w:id="364" w:name="_Toc428893475"/>
      <w:r>
        <w:t xml:space="preserve">Task </w:t>
      </w:r>
      <w:r w:rsidR="008E4BB6">
        <w:t>3</w:t>
      </w:r>
      <w:r>
        <w:t xml:space="preserve"> – </w:t>
      </w:r>
      <w:r w:rsidR="004A22C3">
        <w:t>Dynamically show the</w:t>
      </w:r>
      <w:r w:rsidR="00FB625D">
        <w:t xml:space="preserve"> dimensions of the </w:t>
      </w:r>
      <w:r w:rsidR="00D64075">
        <w:t xml:space="preserve">app </w:t>
      </w:r>
      <w:r w:rsidR="00FB625D">
        <w:t>window</w:t>
      </w:r>
      <w:bookmarkEnd w:id="364"/>
    </w:p>
    <w:p w14:paraId="6F67E401" w14:textId="4A8F145D" w:rsidR="00F02686" w:rsidRDefault="00E6444C" w:rsidP="00F02686">
      <w:pPr>
        <w:pStyle w:val="ppBodyText"/>
      </w:pPr>
      <w:r>
        <w:t xml:space="preserve">Another </w:t>
      </w:r>
      <w:r w:rsidR="00D64075">
        <w:t xml:space="preserve">property that may be interesting to compare across devices is app </w:t>
      </w:r>
      <w:commentRangeStart w:id="365"/>
      <w:r w:rsidR="00D64075">
        <w:t>window size</w:t>
      </w:r>
      <w:commentRangeEnd w:id="365"/>
      <w:r w:rsidR="00D10941">
        <w:rPr>
          <w:rStyle w:val="CommentReference"/>
        </w:rPr>
        <w:commentReference w:id="365"/>
      </w:r>
      <w:ins w:id="366" w:author="Author">
        <w:r w:rsidR="00082870">
          <w:t xml:space="preserve">, which will </w:t>
        </w:r>
        <w:del w:id="367" w:author="Author">
          <w:r w:rsidR="00082870" w:rsidDel="00820C99">
            <w:delText>be displayed</w:delText>
          </w:r>
        </w:del>
        <w:r w:rsidR="00820C99">
          <w:t>manifest</w:t>
        </w:r>
        <w:r w:rsidR="00082870">
          <w:t xml:space="preserve"> in effective pixels</w:t>
        </w:r>
      </w:ins>
      <w:r w:rsidR="00D64075">
        <w:t>. Universal Windows apps can run in full screen mobile and tablet modes as well as windowed desktop mode. In this task, you will create a read</w:t>
      </w:r>
      <w:r w:rsidR="00791189">
        <w:t>-</w:t>
      </w:r>
      <w:r w:rsidR="00D64075">
        <w:t>out to display the current app window dimensions.</w:t>
      </w:r>
      <w:r w:rsidR="00C11929">
        <w:t xml:space="preserve"> The display will update when you resize the app window.</w:t>
      </w:r>
    </w:p>
    <w:p w14:paraId="7CD05CBF" w14:textId="70A70BC2" w:rsidR="00B23626" w:rsidRDefault="00B23626" w:rsidP="00644763">
      <w:pPr>
        <w:pStyle w:val="Step"/>
        <w:numPr>
          <w:ilvl w:val="0"/>
          <w:numId w:val="46"/>
        </w:numPr>
        <w:pPrChange w:id="368" w:author="Author">
          <w:pPr>
            <w:pStyle w:val="Step"/>
            <w:numPr>
              <w:numId w:val="33"/>
            </w:numPr>
          </w:pPr>
        </w:pPrChange>
      </w:pPr>
      <w:r>
        <w:t xml:space="preserve">Add a </w:t>
      </w:r>
      <w:r w:rsidRPr="00644763">
        <w:rPr>
          <w:b/>
        </w:rPr>
        <w:t>TextBlock</w:t>
      </w:r>
      <w:r>
        <w:t xml:space="preserve"> to your </w:t>
      </w:r>
      <w:r w:rsidRPr="00644763">
        <w:rPr>
          <w:b/>
        </w:rPr>
        <w:t>StackPanel</w:t>
      </w:r>
      <w:r>
        <w:t xml:space="preserve"> in MainPage.xaml and bind it to </w:t>
      </w:r>
      <w:r w:rsidR="00B8375A">
        <w:t>a</w:t>
      </w:r>
      <w:r>
        <w:t xml:space="preserve"> </w:t>
      </w:r>
      <w:r w:rsidRPr="00644763">
        <w:rPr>
          <w:b/>
        </w:rPr>
        <w:t>Dimensions</w:t>
      </w:r>
      <w:r>
        <w:t xml:space="preserve"> property. You will create the </w:t>
      </w:r>
      <w:r w:rsidRPr="00644763">
        <w:rPr>
          <w:b/>
        </w:rPr>
        <w:t>Dimensions</w:t>
      </w:r>
      <w:r>
        <w:t xml:space="preserve"> property in later steps.</w:t>
      </w:r>
    </w:p>
    <w:p w14:paraId="464419C9" w14:textId="190C2DE5" w:rsidR="00B23626" w:rsidRDefault="00B23626" w:rsidP="00B23626">
      <w:pPr>
        <w:pStyle w:val="ppCodeLanguage"/>
      </w:pPr>
      <w:r>
        <w:t>XAML</w:t>
      </w:r>
    </w:p>
    <w:p w14:paraId="0271B434" w14:textId="77777777" w:rsidR="00B23626" w:rsidRDefault="00B23626" w:rsidP="00B23626">
      <w:pPr>
        <w:pStyle w:val="ppCode"/>
      </w:pPr>
      <w:r>
        <w:t>&lt;StackPanel&gt;</w:t>
      </w:r>
    </w:p>
    <w:p w14:paraId="5F1ADACC" w14:textId="77777777" w:rsidR="00B23626" w:rsidRDefault="00B23626" w:rsidP="00B23626">
      <w:pPr>
        <w:pStyle w:val="ppCode"/>
      </w:pPr>
      <w:r>
        <w:t xml:space="preserve">    &lt;TextBlock Text="Hello UWP World!" FontSize="24" FontWeight="Light" Margin="12" /&gt;</w:t>
      </w:r>
    </w:p>
    <w:p w14:paraId="2448AEE3" w14:textId="1FB65C63" w:rsidR="00B23626" w:rsidRDefault="00B23626" w:rsidP="00B23626">
      <w:pPr>
        <w:pStyle w:val="ppCode"/>
      </w:pPr>
      <w:r>
        <w:t xml:space="preserve">    </w:t>
      </w:r>
      <w:r w:rsidRPr="00B23626">
        <w:t>&lt;TextBlock Text="{x:Bind DeviceFamily}" Margin="12,</w:t>
      </w:r>
      <w:r>
        <w:t>12</w:t>
      </w:r>
      <w:r w:rsidRPr="00B23626">
        <w:t>,0,0" /&gt;</w:t>
      </w:r>
    </w:p>
    <w:p w14:paraId="645DEB40" w14:textId="40886C41" w:rsidR="00B23626" w:rsidRPr="00BE2269" w:rsidRDefault="00B23626" w:rsidP="00B23626">
      <w:pPr>
        <w:pStyle w:val="ppCode"/>
        <w:rPr>
          <w:color w:val="FF0000"/>
        </w:rPr>
      </w:pPr>
      <w:r>
        <w:t xml:space="preserve">    </w:t>
      </w:r>
      <w:r w:rsidRPr="00BE2269">
        <w:rPr>
          <w:color w:val="FF0000"/>
        </w:rPr>
        <w:t>&lt;TextBlock Text="{x:Bind Dimensions</w:t>
      </w:r>
      <w:r w:rsidR="00BE2269">
        <w:rPr>
          <w:color w:val="FF0000"/>
        </w:rPr>
        <w:t>, Mode=TwoWay</w:t>
      </w:r>
      <w:r w:rsidRPr="00BE2269">
        <w:rPr>
          <w:color w:val="FF0000"/>
        </w:rPr>
        <w:t>}" Margin="12,0,0,0" /&gt;</w:t>
      </w:r>
    </w:p>
    <w:p w14:paraId="23A200FA" w14:textId="1369FEBA" w:rsidR="00B23626" w:rsidRPr="00B23626" w:rsidRDefault="00B23626" w:rsidP="00B23626">
      <w:pPr>
        <w:pStyle w:val="ppCode"/>
      </w:pPr>
      <w:r>
        <w:t>&lt;/StackPanel&gt;</w:t>
      </w:r>
    </w:p>
    <w:p w14:paraId="2D0B562B" w14:textId="491DD24D" w:rsidR="009D3C05" w:rsidRDefault="009D3C05" w:rsidP="00644763">
      <w:pPr>
        <w:pStyle w:val="Step"/>
        <w:numPr>
          <w:ilvl w:val="0"/>
          <w:numId w:val="33"/>
        </w:numPr>
      </w:pPr>
      <w:r>
        <w:t xml:space="preserve">Open </w:t>
      </w:r>
      <w:r w:rsidRPr="00644763">
        <w:t>MainPage.xaml.cs</w:t>
      </w:r>
      <w:r w:rsidR="00A869C2">
        <w:t xml:space="preserve"> and c</w:t>
      </w:r>
      <w:r w:rsidR="00341831">
        <w:t xml:space="preserve">reate </w:t>
      </w:r>
      <w:r w:rsidR="004E585B">
        <w:t xml:space="preserve">properties for </w:t>
      </w:r>
      <w:r w:rsidR="00B8375A" w:rsidRPr="00644763">
        <w:t xml:space="preserve">Dimensions, </w:t>
      </w:r>
      <w:r w:rsidR="004E585B" w:rsidRPr="00644763">
        <w:t>CurrentWidth</w:t>
      </w:r>
      <w:r w:rsidR="00B8375A" w:rsidRPr="00644763">
        <w:t xml:space="preserve">, and </w:t>
      </w:r>
      <w:r w:rsidR="004E585B" w:rsidRPr="00D80535">
        <w:t>CurrentHeight</w:t>
      </w:r>
      <w:r w:rsidR="004E585B">
        <w:t>.</w:t>
      </w:r>
    </w:p>
    <w:p w14:paraId="6ADA45E2" w14:textId="3D2ABAD3" w:rsidR="004E585B" w:rsidRDefault="004E585B" w:rsidP="004E585B">
      <w:pPr>
        <w:pStyle w:val="ppCodeLanguage"/>
      </w:pPr>
      <w:r>
        <w:lastRenderedPageBreak/>
        <w:t>C#</w:t>
      </w:r>
    </w:p>
    <w:p w14:paraId="662DEE4C" w14:textId="739A9214" w:rsidR="00A869C2" w:rsidRDefault="00A869C2" w:rsidP="004E585B">
      <w:pPr>
        <w:pStyle w:val="ppCode"/>
      </w:pPr>
      <w:r>
        <w:t>public string DeviceFamily = "Device Family " + AnalyticsInfo.VersionInfo.DeviceFamily;</w:t>
      </w:r>
    </w:p>
    <w:p w14:paraId="0B1BC1EA" w14:textId="77777777" w:rsidR="00A869C2" w:rsidRDefault="00A869C2" w:rsidP="004E585B">
      <w:pPr>
        <w:pStyle w:val="ppCode"/>
      </w:pPr>
    </w:p>
    <w:p w14:paraId="7766D314" w14:textId="3EBCB0E2" w:rsidR="00A869C2" w:rsidRDefault="00A869C2" w:rsidP="004E585B">
      <w:pPr>
        <w:pStyle w:val="ppCode"/>
      </w:pPr>
      <w:r w:rsidRPr="003E420A">
        <w:rPr>
          <w:color w:val="FF0000"/>
        </w:rPr>
        <w:t>public string Dimensions { get; set; } = "Initial Value";</w:t>
      </w:r>
    </w:p>
    <w:p w14:paraId="0F0DD53E" w14:textId="4FF72417" w:rsidR="004E585B" w:rsidRPr="003E420A" w:rsidRDefault="00C11929" w:rsidP="004E585B">
      <w:pPr>
        <w:pStyle w:val="ppCode"/>
        <w:rPr>
          <w:color w:val="FF0000"/>
        </w:rPr>
      </w:pPr>
      <w:commentRangeStart w:id="369"/>
      <w:r>
        <w:rPr>
          <w:color w:val="FF0000"/>
        </w:rPr>
        <w:t>private</w:t>
      </w:r>
      <w:r w:rsidR="00A869C2">
        <w:rPr>
          <w:color w:val="FF0000"/>
        </w:rPr>
        <w:t xml:space="preserve"> double </w:t>
      </w:r>
      <w:ins w:id="370" w:author="Author">
        <w:r w:rsidR="005E0349">
          <w:rPr>
            <w:color w:val="FF0000"/>
          </w:rPr>
          <w:t>_c</w:t>
        </w:r>
      </w:ins>
      <w:del w:id="371" w:author="Author">
        <w:r w:rsidR="00A869C2" w:rsidDel="005E0349">
          <w:rPr>
            <w:color w:val="FF0000"/>
          </w:rPr>
          <w:delText>C</w:delText>
        </w:r>
      </w:del>
      <w:r w:rsidR="00A869C2">
        <w:rPr>
          <w:color w:val="FF0000"/>
        </w:rPr>
        <w:t>urrentWidth;</w:t>
      </w:r>
    </w:p>
    <w:p w14:paraId="2B4DF5D0" w14:textId="7554966E" w:rsidR="004E585B" w:rsidRPr="00A869C2" w:rsidRDefault="00C11929" w:rsidP="004E585B">
      <w:pPr>
        <w:pStyle w:val="ppCode"/>
        <w:rPr>
          <w:color w:val="FF0000"/>
        </w:rPr>
      </w:pPr>
      <w:r>
        <w:rPr>
          <w:color w:val="FF0000"/>
        </w:rPr>
        <w:t>private</w:t>
      </w:r>
      <w:r w:rsidR="004E585B" w:rsidRPr="003E420A">
        <w:rPr>
          <w:color w:val="FF0000"/>
        </w:rPr>
        <w:t xml:space="preserve"> double </w:t>
      </w:r>
      <w:del w:id="372" w:author="Author">
        <w:r w:rsidR="004E585B" w:rsidRPr="003E420A" w:rsidDel="005E0349">
          <w:rPr>
            <w:color w:val="FF0000"/>
          </w:rPr>
          <w:delText>C</w:delText>
        </w:r>
      </w:del>
      <w:ins w:id="373" w:author="Author">
        <w:r w:rsidR="005E0349">
          <w:rPr>
            <w:color w:val="FF0000"/>
          </w:rPr>
          <w:t>_c</w:t>
        </w:r>
      </w:ins>
      <w:r w:rsidR="004E585B" w:rsidRPr="003E420A">
        <w:rPr>
          <w:color w:val="FF0000"/>
        </w:rPr>
        <w:t>urrentHeight</w:t>
      </w:r>
      <w:r w:rsidR="00A869C2">
        <w:rPr>
          <w:color w:val="FF0000"/>
        </w:rPr>
        <w:t>;</w:t>
      </w:r>
    </w:p>
    <w:commentRangeEnd w:id="369"/>
    <w:p w14:paraId="6AC6FDF5" w14:textId="122DA99B" w:rsidR="00B41013" w:rsidRDefault="00D10941" w:rsidP="00644763">
      <w:pPr>
        <w:pStyle w:val="Step"/>
      </w:pPr>
      <w:r>
        <w:rPr>
          <w:rStyle w:val="CommentReference"/>
          <w:rFonts w:asciiTheme="minorHAnsi" w:eastAsiaTheme="minorEastAsia" w:hAnsiTheme="minorHAnsi" w:cstheme="minorBidi"/>
          <w:lang w:bidi="en-US"/>
        </w:rPr>
        <w:commentReference w:id="369"/>
      </w:r>
      <w:r w:rsidR="00BC6715">
        <w:t xml:space="preserve">Add </w:t>
      </w:r>
      <w:r w:rsidR="00BC6715" w:rsidRPr="00BC6715">
        <w:rPr>
          <w:b/>
        </w:rPr>
        <w:t>a MainPage_SizeChanged</w:t>
      </w:r>
      <w:r w:rsidR="00BC6715">
        <w:t xml:space="preserve"> routed event handler to the code behind. </w:t>
      </w:r>
      <w:r w:rsidR="00B23626">
        <w:t>When</w:t>
      </w:r>
      <w:r w:rsidR="00BC6715">
        <w:t xml:space="preserve"> the </w:t>
      </w:r>
      <w:r w:rsidR="00BC6715" w:rsidRPr="00BC6715">
        <w:rPr>
          <w:b/>
        </w:rPr>
        <w:t>SizeChanged</w:t>
      </w:r>
      <w:r w:rsidR="00BC6715">
        <w:t xml:space="preserve"> event fires, this handler will ascertain the </w:t>
      </w:r>
      <w:r w:rsidR="00037B1E">
        <w:t>new</w:t>
      </w:r>
      <w:r w:rsidR="00BC6715">
        <w:t xml:space="preserve"> width and height of the window and round them to integer values for display.</w:t>
      </w:r>
    </w:p>
    <w:p w14:paraId="14651B1C" w14:textId="180C0F73" w:rsidR="00B41013" w:rsidRDefault="00BC6715" w:rsidP="00BC6715">
      <w:pPr>
        <w:pStyle w:val="ppCodeLanguage"/>
      </w:pPr>
      <w:r>
        <w:t>C#</w:t>
      </w:r>
    </w:p>
    <w:p w14:paraId="6A6DC115" w14:textId="77777777" w:rsidR="00BC6715" w:rsidRDefault="00BC6715" w:rsidP="00BC6715">
      <w:pPr>
        <w:pStyle w:val="ppCode"/>
      </w:pPr>
      <w:r>
        <w:t>public MainPage()</w:t>
      </w:r>
    </w:p>
    <w:p w14:paraId="0F953CFD" w14:textId="55DE7AE5" w:rsidR="00BC6715" w:rsidRDefault="00BC6715" w:rsidP="00BC6715">
      <w:pPr>
        <w:pStyle w:val="ppCode"/>
      </w:pPr>
      <w:r>
        <w:t>{</w:t>
      </w:r>
    </w:p>
    <w:p w14:paraId="30D403A4" w14:textId="7C0D3E87" w:rsidR="00BC6715" w:rsidRDefault="00BC6715" w:rsidP="00BC6715">
      <w:pPr>
        <w:pStyle w:val="ppCode"/>
      </w:pPr>
      <w:r>
        <w:t xml:space="preserve">    this.InitializeComponent();</w:t>
      </w:r>
    </w:p>
    <w:p w14:paraId="509C8205" w14:textId="774B5B75" w:rsidR="00BC6715" w:rsidRDefault="00BC6715" w:rsidP="00BC6715">
      <w:pPr>
        <w:pStyle w:val="ppCode"/>
      </w:pPr>
      <w:r>
        <w:t xml:space="preserve">    </w:t>
      </w:r>
      <w:r w:rsidRPr="00BC6715">
        <w:rPr>
          <w:color w:val="FF0000"/>
        </w:rPr>
        <w:t>this.SizeChanged += MainPage_SizeChanged;</w:t>
      </w:r>
    </w:p>
    <w:p w14:paraId="1F34D2AF" w14:textId="573C2648" w:rsidR="00BC6715" w:rsidRDefault="00BC6715" w:rsidP="00BC6715">
      <w:pPr>
        <w:pStyle w:val="ppCode"/>
      </w:pPr>
      <w:r>
        <w:t>}</w:t>
      </w:r>
    </w:p>
    <w:p w14:paraId="48834762" w14:textId="77777777" w:rsidR="00BC6715" w:rsidRDefault="00BC6715" w:rsidP="00BC6715">
      <w:pPr>
        <w:pStyle w:val="ppCode"/>
      </w:pPr>
    </w:p>
    <w:p w14:paraId="6F566333" w14:textId="6F50F9C8" w:rsidR="00BC6715" w:rsidRPr="00BC6715" w:rsidRDefault="00BC6715" w:rsidP="00BC6715">
      <w:pPr>
        <w:pStyle w:val="ppCode"/>
        <w:rPr>
          <w:color w:val="FF0000"/>
        </w:rPr>
      </w:pPr>
      <w:r w:rsidRPr="00BC6715">
        <w:rPr>
          <w:color w:val="FF0000"/>
        </w:rPr>
        <w:t>private void MainPage_SizeChanged(object sender, SizeChangedEventArgs e)</w:t>
      </w:r>
    </w:p>
    <w:p w14:paraId="60288B3E" w14:textId="1784CA03" w:rsidR="00BC6715" w:rsidRPr="00BC6715" w:rsidRDefault="00BC6715" w:rsidP="00BC6715">
      <w:pPr>
        <w:pStyle w:val="ppCode"/>
        <w:rPr>
          <w:color w:val="FF0000"/>
        </w:rPr>
      </w:pPr>
      <w:r w:rsidRPr="00BC6715">
        <w:rPr>
          <w:color w:val="FF0000"/>
        </w:rPr>
        <w:t>{</w:t>
      </w:r>
    </w:p>
    <w:p w14:paraId="0E72C323" w14:textId="6D81E420" w:rsidR="00BC6715" w:rsidRPr="00BC6715" w:rsidRDefault="00BC6715" w:rsidP="00BC6715">
      <w:pPr>
        <w:pStyle w:val="ppCode"/>
        <w:rPr>
          <w:color w:val="FF0000"/>
        </w:rPr>
      </w:pPr>
      <w:r w:rsidRPr="00BC6715">
        <w:rPr>
          <w:color w:val="FF0000"/>
        </w:rPr>
        <w:t xml:space="preserve">    </w:t>
      </w:r>
      <w:ins w:id="374" w:author="Author">
        <w:r w:rsidR="00082870">
          <w:rPr>
            <w:color w:val="FF0000"/>
          </w:rPr>
          <w:t>_c</w:t>
        </w:r>
      </w:ins>
      <w:del w:id="375" w:author="Author">
        <w:r w:rsidRPr="00BC6715" w:rsidDel="00082870">
          <w:rPr>
            <w:color w:val="FF0000"/>
          </w:rPr>
          <w:delText>C</w:delText>
        </w:r>
      </w:del>
      <w:r w:rsidRPr="00BC6715">
        <w:rPr>
          <w:color w:val="FF0000"/>
        </w:rPr>
        <w:t>urrentWidth = Window.Current.Bounds.Width;</w:t>
      </w:r>
    </w:p>
    <w:p w14:paraId="63B4C19F" w14:textId="2B19A137" w:rsidR="00BC6715" w:rsidRPr="00BC6715" w:rsidRDefault="00BC6715" w:rsidP="00BC6715">
      <w:pPr>
        <w:pStyle w:val="ppCode"/>
        <w:rPr>
          <w:color w:val="FF0000"/>
        </w:rPr>
      </w:pPr>
      <w:r w:rsidRPr="00BC6715">
        <w:rPr>
          <w:color w:val="FF0000"/>
        </w:rPr>
        <w:t xml:space="preserve">    </w:t>
      </w:r>
      <w:ins w:id="376" w:author="Author">
        <w:r w:rsidR="00082870">
          <w:rPr>
            <w:color w:val="FF0000"/>
          </w:rPr>
          <w:t>_c</w:t>
        </w:r>
      </w:ins>
      <w:del w:id="377" w:author="Author">
        <w:r w:rsidRPr="00BC6715" w:rsidDel="00082870">
          <w:rPr>
            <w:color w:val="FF0000"/>
          </w:rPr>
          <w:delText>C</w:delText>
        </w:r>
      </w:del>
      <w:r w:rsidRPr="00BC6715">
        <w:rPr>
          <w:color w:val="FF0000"/>
        </w:rPr>
        <w:t>urrentHeight = Window.Current.Bounds.Height;</w:t>
      </w:r>
    </w:p>
    <w:p w14:paraId="2874DB89" w14:textId="755E8C68" w:rsidR="00BC6715" w:rsidRPr="00BC6715" w:rsidRDefault="00BC6715" w:rsidP="00BC6715">
      <w:pPr>
        <w:pStyle w:val="ppCode"/>
        <w:rPr>
          <w:color w:val="FF0000"/>
        </w:rPr>
      </w:pPr>
      <w:r w:rsidRPr="00BC6715">
        <w:rPr>
          <w:color w:val="FF0000"/>
        </w:rPr>
        <w:t xml:space="preserve">    Dimensions = string.Format("Current Window Size: {0} x {1}", (int)</w:t>
      </w:r>
      <w:ins w:id="378" w:author="Author">
        <w:r w:rsidR="00082870">
          <w:rPr>
            <w:color w:val="FF0000"/>
          </w:rPr>
          <w:t>_c</w:t>
        </w:r>
      </w:ins>
      <w:del w:id="379" w:author="Author">
        <w:r w:rsidRPr="00BC6715" w:rsidDel="00082870">
          <w:rPr>
            <w:color w:val="FF0000"/>
          </w:rPr>
          <w:delText>C</w:delText>
        </w:r>
      </w:del>
      <w:r w:rsidRPr="00BC6715">
        <w:rPr>
          <w:color w:val="FF0000"/>
        </w:rPr>
        <w:t>urrentWidth, (int)</w:t>
      </w:r>
      <w:ins w:id="380" w:author="Author">
        <w:r w:rsidR="00082870">
          <w:rPr>
            <w:color w:val="FF0000"/>
          </w:rPr>
          <w:t>_c</w:t>
        </w:r>
      </w:ins>
      <w:del w:id="381" w:author="Author">
        <w:r w:rsidRPr="00BC6715" w:rsidDel="00082870">
          <w:rPr>
            <w:color w:val="FF0000"/>
          </w:rPr>
          <w:delText>C</w:delText>
        </w:r>
      </w:del>
      <w:r w:rsidRPr="00BC6715">
        <w:rPr>
          <w:color w:val="FF0000"/>
        </w:rPr>
        <w:t>urrentHeight);</w:t>
      </w:r>
    </w:p>
    <w:p w14:paraId="21B96328" w14:textId="3AD5141A" w:rsidR="00BC6715" w:rsidRPr="00BC6715" w:rsidRDefault="00BC6715" w:rsidP="00CA33E2">
      <w:pPr>
        <w:pStyle w:val="ppCode"/>
        <w:rPr>
          <w:color w:val="FF0000"/>
        </w:rPr>
      </w:pPr>
      <w:r w:rsidRPr="00BC6715">
        <w:rPr>
          <w:color w:val="FF0000"/>
        </w:rPr>
        <w:t>}</w:t>
      </w:r>
    </w:p>
    <w:p w14:paraId="7F4E2F2A" w14:textId="0FD6EEE6" w:rsidR="00BC6715" w:rsidRDefault="00990DBA" w:rsidP="00644763">
      <w:pPr>
        <w:pStyle w:val="Step"/>
      </w:pPr>
      <w:r>
        <w:t xml:space="preserve">For your compiled binding to work with the </w:t>
      </w:r>
      <w:r w:rsidRPr="00990DBA">
        <w:rPr>
          <w:b/>
        </w:rPr>
        <w:t>Dimensions</w:t>
      </w:r>
      <w:r>
        <w:t xml:space="preserve"> property, you must raise a </w:t>
      </w:r>
      <w:r w:rsidRPr="00990DBA">
        <w:rPr>
          <w:b/>
        </w:rPr>
        <w:t>PropertyChanged</w:t>
      </w:r>
      <w:r>
        <w:t xml:space="preserve"> event. Implement the </w:t>
      </w:r>
      <w:r w:rsidRPr="00990DBA">
        <w:rPr>
          <w:b/>
        </w:rPr>
        <w:t>INotifyPropertyChanged</w:t>
      </w:r>
      <w:r>
        <w:t xml:space="preserve"> interface.</w:t>
      </w:r>
    </w:p>
    <w:p w14:paraId="4397A108" w14:textId="3789A0C2" w:rsidR="00990DBA" w:rsidRDefault="00990DBA" w:rsidP="00990DBA">
      <w:pPr>
        <w:pStyle w:val="ppCodeLanguage"/>
      </w:pPr>
      <w:r>
        <w:t>C#</w:t>
      </w:r>
    </w:p>
    <w:p w14:paraId="66FB1E13" w14:textId="77777777" w:rsidR="00990DBA" w:rsidRDefault="00990DBA" w:rsidP="00990DBA">
      <w:pPr>
        <w:pStyle w:val="ppCode"/>
      </w:pPr>
      <w:r>
        <w:t>public sealed partial class MainPage : Page</w:t>
      </w:r>
      <w:r w:rsidRPr="00990DBA">
        <w:rPr>
          <w:color w:val="FF0000"/>
        </w:rPr>
        <w:t>, INotifyPropertyChanged</w:t>
      </w:r>
    </w:p>
    <w:p w14:paraId="4ABDBC55" w14:textId="4A505A8C" w:rsidR="00990DBA" w:rsidRDefault="00990DBA" w:rsidP="00990DBA">
      <w:pPr>
        <w:pStyle w:val="ppCode"/>
      </w:pPr>
      <w:r>
        <w:t>{</w:t>
      </w:r>
    </w:p>
    <w:p w14:paraId="5998F316" w14:textId="67C69062" w:rsidR="000F770D" w:rsidRDefault="000F770D" w:rsidP="00990DBA">
      <w:pPr>
        <w:pStyle w:val="ppCode"/>
      </w:pPr>
      <w:r>
        <w:t xml:space="preserve">    public string DeviceFamily = "Device Family: " + AnalyticsInfo.VersionInfo.DeviceFamily;</w:t>
      </w:r>
    </w:p>
    <w:p w14:paraId="7BE78D0A" w14:textId="77777777" w:rsidR="000F770D" w:rsidRDefault="000F770D" w:rsidP="00990DBA">
      <w:pPr>
        <w:pStyle w:val="ppCode"/>
      </w:pPr>
    </w:p>
    <w:p w14:paraId="45EF55D3" w14:textId="77777777" w:rsidR="000F770D" w:rsidRDefault="000F770D" w:rsidP="000F770D">
      <w:pPr>
        <w:pStyle w:val="ppCode"/>
      </w:pPr>
      <w:r>
        <w:t xml:space="preserve">    </w:t>
      </w:r>
      <w:r w:rsidRPr="00990DBA">
        <w:rPr>
          <w:color w:val="FF0000"/>
        </w:rPr>
        <w:t>public event PropertyChangedEventHandler PropertyChanged;</w:t>
      </w:r>
    </w:p>
    <w:p w14:paraId="479DF7C9" w14:textId="77777777" w:rsidR="000F770D" w:rsidRDefault="000F770D" w:rsidP="00990DBA">
      <w:pPr>
        <w:pStyle w:val="ppCode"/>
      </w:pPr>
    </w:p>
    <w:p w14:paraId="35380631" w14:textId="0CF5CD3E" w:rsidR="000F770D" w:rsidRDefault="000F770D" w:rsidP="00990DBA">
      <w:pPr>
        <w:pStyle w:val="ppCode"/>
      </w:pPr>
      <w:r>
        <w:t xml:space="preserve">    public string Dimensions { get; set; } = "Initial Value";</w:t>
      </w:r>
    </w:p>
    <w:p w14:paraId="6BEEF3A6" w14:textId="21BEEB3A" w:rsidR="00990DBA" w:rsidRDefault="00990DBA" w:rsidP="00990DBA">
      <w:pPr>
        <w:pStyle w:val="ppCode"/>
      </w:pPr>
      <w:r>
        <w:t xml:space="preserve">    </w:t>
      </w:r>
      <w:del w:id="382" w:author="Author">
        <w:r w:rsidDel="009C6012">
          <w:delText xml:space="preserve">public </w:delText>
        </w:r>
      </w:del>
      <w:ins w:id="383" w:author="Author">
        <w:r w:rsidR="009C6012">
          <w:t xml:space="preserve">private </w:t>
        </w:r>
      </w:ins>
      <w:r>
        <w:t xml:space="preserve">double </w:t>
      </w:r>
      <w:del w:id="384" w:author="Author">
        <w:r w:rsidDel="009C6012">
          <w:delText>CurrentWidth</w:delText>
        </w:r>
      </w:del>
      <w:ins w:id="385" w:author="Author">
        <w:r w:rsidR="009C6012">
          <w:t>_currentWidth</w:t>
        </w:r>
      </w:ins>
      <w:r w:rsidR="000F770D">
        <w:t>;</w:t>
      </w:r>
    </w:p>
    <w:p w14:paraId="4906214A" w14:textId="343EFA66" w:rsidR="00990DBA" w:rsidRDefault="00990DBA" w:rsidP="00990DBA">
      <w:pPr>
        <w:pStyle w:val="ppCode"/>
      </w:pPr>
      <w:r>
        <w:t xml:space="preserve">    </w:t>
      </w:r>
      <w:del w:id="386" w:author="Author">
        <w:r w:rsidDel="009C6012">
          <w:delText xml:space="preserve">public </w:delText>
        </w:r>
      </w:del>
      <w:ins w:id="387" w:author="Author">
        <w:r w:rsidR="009C6012">
          <w:t xml:space="preserve">private </w:t>
        </w:r>
      </w:ins>
      <w:r>
        <w:t xml:space="preserve">double </w:t>
      </w:r>
      <w:del w:id="388" w:author="Author">
        <w:r w:rsidDel="009C6012">
          <w:delText>CurrentHeight</w:delText>
        </w:r>
      </w:del>
      <w:ins w:id="389" w:author="Author">
        <w:r w:rsidR="009C6012">
          <w:t>_currentHeight</w:t>
        </w:r>
      </w:ins>
      <w:r w:rsidR="000F770D">
        <w:t>;</w:t>
      </w:r>
    </w:p>
    <w:p w14:paraId="0B37E2A3" w14:textId="74F6A580" w:rsidR="00990DBA" w:rsidRDefault="00990DBA" w:rsidP="00990DBA">
      <w:pPr>
        <w:pStyle w:val="ppCode"/>
      </w:pPr>
      <w:r>
        <w:t xml:space="preserve">    </w:t>
      </w:r>
    </w:p>
    <w:p w14:paraId="28919050" w14:textId="4A01E65D" w:rsidR="00990DBA" w:rsidRDefault="00990DBA" w:rsidP="00990DBA">
      <w:pPr>
        <w:pStyle w:val="ppCode"/>
      </w:pPr>
      <w:r>
        <w:t xml:space="preserve"> </w:t>
      </w:r>
    </w:p>
    <w:p w14:paraId="735A0A47" w14:textId="011EBD41" w:rsidR="00990DBA" w:rsidRDefault="00990DBA" w:rsidP="00990DBA">
      <w:pPr>
        <w:pStyle w:val="ppCode"/>
      </w:pPr>
      <w:r>
        <w:t xml:space="preserve">    public MainPage()</w:t>
      </w:r>
    </w:p>
    <w:p w14:paraId="60492EFE" w14:textId="3AC41443" w:rsidR="00990DBA" w:rsidRDefault="00990DBA" w:rsidP="00990DBA">
      <w:pPr>
        <w:pStyle w:val="ppCode"/>
      </w:pPr>
      <w:r>
        <w:t xml:space="preserve">    {</w:t>
      </w:r>
    </w:p>
    <w:p w14:paraId="7DD9C8A7" w14:textId="55C0CDA1" w:rsidR="00990DBA" w:rsidRDefault="00990DBA" w:rsidP="00990DBA">
      <w:pPr>
        <w:pStyle w:val="ppCode"/>
      </w:pPr>
      <w:r>
        <w:t xml:space="preserve">        this.InitializeComponent();</w:t>
      </w:r>
    </w:p>
    <w:p w14:paraId="26F3A37C" w14:textId="16F1E18E" w:rsidR="00990DBA" w:rsidRDefault="00990DBA" w:rsidP="00990DBA">
      <w:pPr>
        <w:pStyle w:val="ppCode"/>
      </w:pPr>
      <w:r>
        <w:t xml:space="preserve">        this.SizeChanged += MainPage_SizeChanged;</w:t>
      </w:r>
    </w:p>
    <w:p w14:paraId="6BD3866A" w14:textId="2CC5E96F" w:rsidR="00990DBA" w:rsidRDefault="00990DBA" w:rsidP="00990DBA">
      <w:pPr>
        <w:pStyle w:val="ppCode"/>
      </w:pPr>
      <w:r>
        <w:lastRenderedPageBreak/>
        <w:t xml:space="preserve">    }</w:t>
      </w:r>
    </w:p>
    <w:p w14:paraId="2CD87D74" w14:textId="77777777" w:rsidR="00990DBA" w:rsidRDefault="00990DBA" w:rsidP="00990DBA">
      <w:pPr>
        <w:pStyle w:val="ppCode"/>
      </w:pPr>
    </w:p>
    <w:p w14:paraId="0851A92E" w14:textId="6E38B558" w:rsidR="00990DBA" w:rsidRDefault="00990DBA" w:rsidP="00990DBA">
      <w:pPr>
        <w:pStyle w:val="ppCode"/>
      </w:pPr>
      <w:r>
        <w:t xml:space="preserve">    private void MainPage_SizeChanged(object sender, SizeChangedEventArgs e)</w:t>
      </w:r>
    </w:p>
    <w:p w14:paraId="3FD3FB9D" w14:textId="15A894CF" w:rsidR="00990DBA" w:rsidRDefault="00990DBA" w:rsidP="00990DBA">
      <w:pPr>
        <w:pStyle w:val="ppCode"/>
      </w:pPr>
      <w:r>
        <w:t xml:space="preserve">    {</w:t>
      </w:r>
    </w:p>
    <w:p w14:paraId="42688ED3" w14:textId="42430ED5" w:rsidR="00990DBA" w:rsidRDefault="00990DBA" w:rsidP="00990DBA">
      <w:pPr>
        <w:pStyle w:val="ppCode"/>
      </w:pPr>
      <w:r>
        <w:t xml:space="preserve">        </w:t>
      </w:r>
      <w:del w:id="390" w:author="Author">
        <w:r w:rsidDel="003A3CBD">
          <w:delText xml:space="preserve">CurrentWidth </w:delText>
        </w:r>
      </w:del>
      <w:ins w:id="391" w:author="Author">
        <w:r w:rsidR="003A3CBD">
          <w:t xml:space="preserve">_currentWidth </w:t>
        </w:r>
      </w:ins>
      <w:r>
        <w:t>= Window.Current.Bounds.Width;</w:t>
      </w:r>
    </w:p>
    <w:p w14:paraId="403C17DC" w14:textId="0A187DCB" w:rsidR="00990DBA" w:rsidRDefault="00990DBA" w:rsidP="00990DBA">
      <w:pPr>
        <w:pStyle w:val="ppCode"/>
      </w:pPr>
      <w:r>
        <w:t xml:space="preserve">        </w:t>
      </w:r>
      <w:del w:id="392" w:author="Author">
        <w:r w:rsidDel="003A3CBD">
          <w:delText xml:space="preserve">CurrentHeight </w:delText>
        </w:r>
      </w:del>
      <w:ins w:id="393" w:author="Author">
        <w:r w:rsidR="003A3CBD">
          <w:t xml:space="preserve">_currentHeight </w:t>
        </w:r>
      </w:ins>
      <w:r>
        <w:t>= Window.Current.Bounds.Height;</w:t>
      </w:r>
    </w:p>
    <w:p w14:paraId="5C6C1947" w14:textId="7966EEE9" w:rsidR="00990DBA" w:rsidRDefault="00990DBA" w:rsidP="00990DBA">
      <w:pPr>
        <w:pStyle w:val="ppCode"/>
      </w:pPr>
      <w:r>
        <w:t xml:space="preserve">        Dimensions = string.Format("Current Window Size: {0} x {1}", (int)</w:t>
      </w:r>
      <w:del w:id="394" w:author="Author">
        <w:r w:rsidDel="009C6012">
          <w:delText>CurrentWidth</w:delText>
        </w:r>
      </w:del>
      <w:ins w:id="395" w:author="Author">
        <w:r w:rsidR="009C6012">
          <w:t>_currentWidth</w:t>
        </w:r>
      </w:ins>
      <w:r>
        <w:t>, (int)</w:t>
      </w:r>
      <w:del w:id="396" w:author="Author">
        <w:r w:rsidDel="009C6012">
          <w:delText>CurrentHeight</w:delText>
        </w:r>
      </w:del>
      <w:ins w:id="397" w:author="Author">
        <w:r w:rsidR="009C6012">
          <w:t>_currentHeight</w:t>
        </w:r>
      </w:ins>
      <w:r>
        <w:t>);</w:t>
      </w:r>
    </w:p>
    <w:p w14:paraId="3A12A823" w14:textId="77777777" w:rsidR="00990DBA" w:rsidRDefault="00990DBA" w:rsidP="00990DBA">
      <w:pPr>
        <w:pStyle w:val="ppCode"/>
      </w:pPr>
    </w:p>
    <w:p w14:paraId="78C91D67" w14:textId="0B388BB7" w:rsidR="00990DBA" w:rsidRPr="007D78EF" w:rsidRDefault="00990DBA" w:rsidP="00990DBA">
      <w:pPr>
        <w:pStyle w:val="ppCode"/>
        <w:rPr>
          <w:color w:val="FF0000"/>
        </w:rPr>
      </w:pPr>
      <w:r>
        <w:t xml:space="preserve">        </w:t>
      </w:r>
      <w:r w:rsidRPr="007D78EF">
        <w:rPr>
          <w:color w:val="FF0000"/>
        </w:rPr>
        <w:t>if (PropertyChanged != null)</w:t>
      </w:r>
    </w:p>
    <w:p w14:paraId="5679FEB0" w14:textId="7B761910" w:rsidR="00990DBA" w:rsidRPr="007D78EF" w:rsidRDefault="00990DBA" w:rsidP="00990DBA">
      <w:pPr>
        <w:pStyle w:val="ppCode"/>
        <w:rPr>
          <w:color w:val="FF0000"/>
        </w:rPr>
      </w:pPr>
      <w:r w:rsidRPr="007D78EF">
        <w:rPr>
          <w:color w:val="FF0000"/>
        </w:rPr>
        <w:t xml:space="preserve">        {</w:t>
      </w:r>
    </w:p>
    <w:p w14:paraId="37F58662" w14:textId="77777777" w:rsidR="00D10941" w:rsidRDefault="00990DBA" w:rsidP="00990DBA">
      <w:pPr>
        <w:pStyle w:val="ppCode"/>
        <w:rPr>
          <w:ins w:id="398" w:author="Author"/>
          <w:color w:val="FF0000"/>
        </w:rPr>
      </w:pPr>
      <w:r w:rsidRPr="007D78EF">
        <w:rPr>
          <w:color w:val="FF0000"/>
        </w:rPr>
        <w:t xml:space="preserve">            PropertyChanged(this, </w:t>
      </w:r>
    </w:p>
    <w:p w14:paraId="212C92F6" w14:textId="5A83C6F6" w:rsidR="00990DBA" w:rsidRPr="007D78EF" w:rsidRDefault="00D10941" w:rsidP="00990DBA">
      <w:pPr>
        <w:pStyle w:val="ppCode"/>
        <w:rPr>
          <w:color w:val="FF0000"/>
        </w:rPr>
      </w:pPr>
      <w:ins w:id="399" w:author="Author">
        <w:r>
          <w:rPr>
            <w:color w:val="FF0000"/>
          </w:rPr>
          <w:t xml:space="preserve">                            </w:t>
        </w:r>
      </w:ins>
      <w:r w:rsidR="00990DBA" w:rsidRPr="007D78EF">
        <w:rPr>
          <w:color w:val="FF0000"/>
        </w:rPr>
        <w:t>new PropertyChangedEventArgs(</w:t>
      </w:r>
      <w:del w:id="400" w:author="Author">
        <w:r w:rsidR="00990DBA" w:rsidRPr="007D78EF" w:rsidDel="00D10941">
          <w:rPr>
            <w:color w:val="FF0000"/>
          </w:rPr>
          <w:delText>"Dimensions"</w:delText>
        </w:r>
      </w:del>
      <w:ins w:id="401" w:author="Author">
        <w:r>
          <w:rPr>
            <w:color w:val="FF0000"/>
          </w:rPr>
          <w:t>nameof(Dimensions)</w:t>
        </w:r>
      </w:ins>
      <w:r w:rsidR="00990DBA" w:rsidRPr="007D78EF">
        <w:rPr>
          <w:color w:val="FF0000"/>
        </w:rPr>
        <w:t>));</w:t>
      </w:r>
    </w:p>
    <w:p w14:paraId="460EA5DB" w14:textId="4F1119E1" w:rsidR="00990DBA" w:rsidRPr="007D78EF" w:rsidRDefault="00990DBA" w:rsidP="00990DBA">
      <w:pPr>
        <w:pStyle w:val="ppCode"/>
        <w:rPr>
          <w:color w:val="FF0000"/>
        </w:rPr>
      </w:pPr>
      <w:r w:rsidRPr="007D78EF">
        <w:rPr>
          <w:color w:val="FF0000"/>
        </w:rPr>
        <w:t xml:space="preserve">        }</w:t>
      </w:r>
    </w:p>
    <w:p w14:paraId="35E8FE3B" w14:textId="0C06783F" w:rsidR="00990DBA" w:rsidRDefault="00990DBA" w:rsidP="00990DBA">
      <w:pPr>
        <w:pStyle w:val="ppCode"/>
      </w:pPr>
      <w:r>
        <w:t xml:space="preserve">    }</w:t>
      </w:r>
    </w:p>
    <w:p w14:paraId="769C69A2" w14:textId="2704114B" w:rsidR="00F23B9B" w:rsidRDefault="00F23B9B" w:rsidP="00644763">
      <w:pPr>
        <w:pStyle w:val="Step"/>
      </w:pPr>
      <w:r>
        <w:t xml:space="preserve">Add the </w:t>
      </w:r>
      <w:r w:rsidRPr="00F23B9B">
        <w:rPr>
          <w:b/>
        </w:rPr>
        <w:t>System.ComponentModel</w:t>
      </w:r>
      <w:r>
        <w:t xml:space="preserve"> namespace to the MainPage code-behind</w:t>
      </w:r>
      <w:ins w:id="402" w:author="Author">
        <w:r w:rsidR="00E5225B">
          <w:t xml:space="preserve"> to complete your implementation of INotifyPropertyChanged</w:t>
        </w:r>
      </w:ins>
      <w:r>
        <w:t>.</w:t>
      </w:r>
    </w:p>
    <w:p w14:paraId="323BE942" w14:textId="2565BFCB" w:rsidR="00F23B9B" w:rsidRDefault="00F23B9B" w:rsidP="00F23B9B">
      <w:pPr>
        <w:pStyle w:val="ppCodeLanguage"/>
      </w:pPr>
      <w:r>
        <w:t>C#</w:t>
      </w:r>
    </w:p>
    <w:p w14:paraId="3CAF1FDA" w14:textId="4B7BA12B" w:rsidR="00F23B9B" w:rsidRPr="00F23B9B" w:rsidRDefault="00F23B9B" w:rsidP="00F23B9B">
      <w:pPr>
        <w:pStyle w:val="ppCode"/>
      </w:pPr>
      <w:r>
        <w:t>using System.ComponentModel;</w:t>
      </w:r>
    </w:p>
    <w:p w14:paraId="6E24921E" w14:textId="6C1D10CC" w:rsidR="00681AFB" w:rsidRDefault="00681AFB" w:rsidP="00681AFB">
      <w:pPr>
        <w:pStyle w:val="Step"/>
      </w:pPr>
      <w:r>
        <w:t xml:space="preserve">Build and run your app. </w:t>
      </w:r>
      <w:r w:rsidR="00193974">
        <w:t>The</w:t>
      </w:r>
      <w:r>
        <w:t xml:space="preserve"> </w:t>
      </w:r>
      <w:r w:rsidRPr="00681AFB">
        <w:rPr>
          <w:b/>
        </w:rPr>
        <w:t>Dimensions</w:t>
      </w:r>
      <w:r>
        <w:t xml:space="preserve"> </w:t>
      </w:r>
      <w:r w:rsidR="00193974">
        <w:t>TextBlock</w:t>
      </w:r>
      <w:r>
        <w:t xml:space="preserve"> will display the initial window size</w:t>
      </w:r>
      <w:r w:rsidR="00193974">
        <w:t xml:space="preserve"> and will update as you resize the window</w:t>
      </w:r>
      <w:r>
        <w:t>.</w:t>
      </w:r>
    </w:p>
    <w:p w14:paraId="058C79A1" w14:textId="77777777" w:rsidR="00987EF8" w:rsidRPr="001510AA" w:rsidRDefault="00987EF8" w:rsidP="00987EF8">
      <w:pPr>
        <w:pStyle w:val="Step"/>
        <w:numPr>
          <w:ilvl w:val="0"/>
          <w:numId w:val="0"/>
        </w:numPr>
        <w:ind w:left="720"/>
      </w:pPr>
      <w:r w:rsidRPr="001510AA">
        <w:rPr>
          <w:noProof/>
        </w:rPr>
        <w:drawing>
          <wp:inline distT="0" distB="0" distL="0" distR="0" wp14:anchorId="7D20D83E" wp14:editId="7CE5F538">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2">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14:paraId="7922D3AD" w14:textId="77777777" w:rsidR="00987EF8" w:rsidRPr="001510AA" w:rsidRDefault="00987EF8" w:rsidP="00987EF8">
      <w:pPr>
        <w:pStyle w:val="ppFigureNumberIndent"/>
      </w:pPr>
      <w:r w:rsidRPr="001510AA">
        <w:t xml:space="preserve">Figure </w:t>
      </w:r>
      <w:fldSimple w:instr=" SEQ Figure \* ARABIC ">
        <w:ins w:id="403" w:author="Author">
          <w:r w:rsidR="009820D8">
            <w:rPr>
              <w:noProof/>
            </w:rPr>
            <w:t>10</w:t>
          </w:r>
        </w:ins>
        <w:del w:id="404" w:author="Author">
          <w:r w:rsidR="00CB7EF1" w:rsidDel="009820D8">
            <w:rPr>
              <w:noProof/>
            </w:rPr>
            <w:delText>8</w:delText>
          </w:r>
        </w:del>
      </w:fldSimple>
    </w:p>
    <w:p w14:paraId="481F8AE9" w14:textId="61C29D50" w:rsidR="00987EF8" w:rsidRDefault="00987EF8" w:rsidP="00987EF8">
      <w:pPr>
        <w:pStyle w:val="ppFigureCaptionIndent"/>
      </w:pPr>
      <w:r w:rsidRPr="001510AA">
        <w:t xml:space="preserve">The </w:t>
      </w:r>
      <w:r>
        <w:t xml:space="preserve">dimensions </w:t>
      </w:r>
      <w:r w:rsidR="0071449C">
        <w:t>update</w:t>
      </w:r>
      <w:r>
        <w:t xml:space="preserve"> as the window is resized</w:t>
      </w:r>
      <w:r w:rsidRPr="001510AA">
        <w:t>.</w:t>
      </w:r>
    </w:p>
    <w:p w14:paraId="63FDAB5A" w14:textId="013F92A7" w:rsidR="00D54C33" w:rsidRPr="00D54C33" w:rsidRDefault="00D54C33" w:rsidP="00D54C33">
      <w:pPr>
        <w:pStyle w:val="Step"/>
      </w:pPr>
      <w:r>
        <w:t>Stop debugging and return to Visual Studio.</w:t>
      </w:r>
    </w:p>
    <w:p w14:paraId="41340D9E" w14:textId="00F8AA1B" w:rsidR="00CA33E2" w:rsidRDefault="00CA33E2" w:rsidP="00CA33E2">
      <w:pPr>
        <w:pStyle w:val="ppListEnd"/>
        <w:numPr>
          <w:ilvl w:val="0"/>
          <w:numId w:val="0"/>
        </w:numPr>
        <w:ind w:left="173"/>
      </w:pPr>
    </w:p>
    <w:p w14:paraId="739073C1" w14:textId="79F8F638" w:rsidR="00A5590D" w:rsidRDefault="00A5590D" w:rsidP="00C31CCB">
      <w:pPr>
        <w:pStyle w:val="ppProcedureStart"/>
      </w:pPr>
      <w:bookmarkStart w:id="405" w:name="_Toc428893476"/>
      <w:r>
        <w:t xml:space="preserve">Task 4 - Deploy to </w:t>
      </w:r>
      <w:r w:rsidR="0062720E">
        <w:t>the Mobile e</w:t>
      </w:r>
      <w:r w:rsidR="00C31CCB">
        <w:t>mulator</w:t>
      </w:r>
      <w:bookmarkEnd w:id="405"/>
    </w:p>
    <w:p w14:paraId="4BAFEE0D" w14:textId="3DD81DC6" w:rsidR="002703CE" w:rsidRDefault="002703CE" w:rsidP="002703CE">
      <w:r>
        <w:t xml:space="preserve">The HelloUWP app you created in the previous task is </w:t>
      </w:r>
      <w:r w:rsidR="0047084D">
        <w:t>already set</w:t>
      </w:r>
      <w:r>
        <w:t xml:space="preserve"> </w:t>
      </w:r>
      <w:r w:rsidR="0047084D">
        <w:t>for deployment</w:t>
      </w:r>
      <w:r w:rsidR="00996F02">
        <w:t xml:space="preserve"> to any Windows 10 device. Prior to UWP app development, you would have had to create a separate project to deploy to mobile devices. The beauty of the UWP is that a single project will run on all your Windows 10 devices. In this task, we will use the Windows 10 Mobile emulator to experience the HelloUWP app on mobile.</w:t>
      </w:r>
    </w:p>
    <w:p w14:paraId="10DA1C7A" w14:textId="3286ABA1" w:rsidR="00996F02" w:rsidRPr="00996F02" w:rsidRDefault="00996F02" w:rsidP="00996F02">
      <w:pPr>
        <w:pStyle w:val="ppNote"/>
      </w:pPr>
      <w:r>
        <w:rPr>
          <w:b/>
        </w:rPr>
        <w:t xml:space="preserve">Note: </w:t>
      </w:r>
      <w:r w:rsidRPr="00996F02">
        <w:t>Microsoft Emulator for Windows 10 Mobile ships as part of the Windows 10 SDK</w:t>
      </w:r>
      <w:r w:rsidR="00227C17">
        <w:t xml:space="preserve"> and can be installed during the Visual Studio 2015 installation process</w:t>
      </w:r>
      <w:r w:rsidRPr="00996F02">
        <w:t xml:space="preserve">. </w:t>
      </w:r>
    </w:p>
    <w:p w14:paraId="2DD96BB0" w14:textId="22388A2D" w:rsidR="00996F02" w:rsidRPr="00996F02" w:rsidRDefault="00C93C73" w:rsidP="00996F02">
      <w:pPr>
        <w:pStyle w:val="ppNote"/>
        <w:rPr>
          <w:b/>
        </w:rPr>
      </w:pPr>
      <w:r>
        <w:t>If yo</w:t>
      </w:r>
      <w:r w:rsidR="00227C17">
        <w:t>u did not install the emulator with Visual Studio 2015, y</w:t>
      </w:r>
      <w:r w:rsidR="00996F02" w:rsidRPr="00996F02">
        <w:t xml:space="preserve">ou can install </w:t>
      </w:r>
      <w:r w:rsidR="00227C17">
        <w:t>it</w:t>
      </w:r>
      <w:r w:rsidR="00996F02" w:rsidRPr="00996F02">
        <w:t xml:space="preserve"> using the Microsoft Emulator setup. </w:t>
      </w:r>
      <w:r w:rsidR="00996F02">
        <w:t>Visit</w:t>
      </w:r>
      <w:r w:rsidR="00996F02" w:rsidRPr="00996F02">
        <w:t xml:space="preserve"> the</w:t>
      </w:r>
      <w:r w:rsidR="00996F02">
        <w:t xml:space="preserve"> </w:t>
      </w:r>
      <w:r w:rsidR="008A3DFF">
        <w:fldChar w:fldCharType="begin"/>
      </w:r>
      <w:r w:rsidR="008A3DFF">
        <w:instrText xml:space="preserve"> HYPERLINK "https://go.microsoft.com/fwlink/p/?LinkID=534189" </w:instrText>
      </w:r>
      <w:ins w:id="406" w:author="Author"/>
      <w:r w:rsidR="008A3DFF">
        <w:fldChar w:fldCharType="separate"/>
      </w:r>
      <w:r w:rsidR="00996F02" w:rsidRPr="00996F02">
        <w:rPr>
          <w:rStyle w:val="Hyperlink"/>
          <w:rFonts w:cstheme="minorBidi"/>
        </w:rPr>
        <w:t>Windows 10 Tools download page</w:t>
      </w:r>
      <w:r w:rsidR="008A3DFF">
        <w:rPr>
          <w:rStyle w:val="Hyperlink"/>
          <w:rFonts w:cstheme="minorBidi"/>
        </w:rPr>
        <w:fldChar w:fldCharType="end"/>
      </w:r>
      <w:r w:rsidR="009B409D">
        <w:t xml:space="preserve"> for more information</w:t>
      </w:r>
      <w:r w:rsidR="00996F02" w:rsidRPr="00996F02">
        <w:t>.</w:t>
      </w:r>
    </w:p>
    <w:p w14:paraId="058C40D5" w14:textId="218E30FD" w:rsidR="00944137" w:rsidRPr="00644763" w:rsidRDefault="00996F02" w:rsidP="00644763">
      <w:pPr>
        <w:pStyle w:val="Step"/>
        <w:numPr>
          <w:ilvl w:val="0"/>
          <w:numId w:val="43"/>
        </w:numPr>
        <w:rPr>
          <w:b/>
        </w:rPr>
        <w:pPrChange w:id="407" w:author="Author">
          <w:pPr>
            <w:pStyle w:val="ppNumberList"/>
            <w:numPr>
              <w:numId w:val="38"/>
            </w:numPr>
            <w:tabs>
              <w:tab w:val="clear" w:pos="1037"/>
              <w:tab w:val="num" w:pos="720"/>
            </w:tabs>
            <w:ind w:left="720" w:hanging="360"/>
          </w:pPr>
        </w:pPrChange>
      </w:pPr>
      <w:r>
        <w:t xml:space="preserve">Change your </w:t>
      </w:r>
      <w:r w:rsidR="00804D37" w:rsidRPr="00644763">
        <w:rPr>
          <w:b/>
        </w:rPr>
        <w:t>Debug Target</w:t>
      </w:r>
      <w:r w:rsidR="00804D37">
        <w:t xml:space="preserve"> to use one of the m</w:t>
      </w:r>
      <w:r>
        <w:t>obile</w:t>
      </w:r>
      <w:r w:rsidR="00804D37">
        <w:t xml:space="preserve"> e</w:t>
      </w:r>
      <w:r>
        <w:t>mulators</w:t>
      </w:r>
      <w:r w:rsidR="00804D37">
        <w:t xml:space="preserve"> provided by the Microsoft Emulator for Windows 10 Mobile. We have chosen to use the </w:t>
      </w:r>
      <w:r w:rsidR="00804D37" w:rsidRPr="00644763">
        <w:rPr>
          <w:b/>
        </w:rPr>
        <w:t>Mobile Emulator 10.0.10240.0 720p 5 inch 1GB</w:t>
      </w:r>
      <w:r w:rsidR="00804D37">
        <w:t xml:space="preserve"> option.</w:t>
      </w:r>
    </w:p>
    <w:p w14:paraId="2F8798DD" w14:textId="77777777" w:rsidR="00944137" w:rsidRPr="001510AA" w:rsidRDefault="00944137" w:rsidP="00944137">
      <w:pPr>
        <w:pStyle w:val="Step"/>
        <w:numPr>
          <w:ilvl w:val="0"/>
          <w:numId w:val="0"/>
        </w:numPr>
        <w:ind w:left="720"/>
      </w:pPr>
      <w:r w:rsidRPr="001510AA">
        <w:rPr>
          <w:noProof/>
        </w:rPr>
        <w:drawing>
          <wp:inline distT="0" distB="0" distL="0" distR="0" wp14:anchorId="2ED40AF8" wp14:editId="21B5E105">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3">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14:paraId="000029FC" w14:textId="77777777" w:rsidR="00944137" w:rsidRPr="001510AA" w:rsidRDefault="00944137" w:rsidP="00944137">
      <w:pPr>
        <w:pStyle w:val="ppFigureNumberIndent3"/>
      </w:pPr>
      <w:r w:rsidRPr="001510AA">
        <w:t xml:space="preserve">Figure </w:t>
      </w:r>
      <w:fldSimple w:instr=" SEQ Figure \* ARABIC ">
        <w:ins w:id="408" w:author="Author">
          <w:r w:rsidR="009820D8">
            <w:rPr>
              <w:noProof/>
            </w:rPr>
            <w:t>11</w:t>
          </w:r>
        </w:ins>
        <w:del w:id="409" w:author="Author">
          <w:r w:rsidR="00CB7EF1" w:rsidDel="009820D8">
            <w:rPr>
              <w:noProof/>
            </w:rPr>
            <w:delText>9</w:delText>
          </w:r>
        </w:del>
      </w:fldSimple>
    </w:p>
    <w:p w14:paraId="66FA2536" w14:textId="7755D7E0" w:rsidR="00944137" w:rsidRPr="00944137" w:rsidRDefault="00944137" w:rsidP="00944137">
      <w:pPr>
        <w:pStyle w:val="ppFigureCaptionIndent3"/>
        <w:rPr>
          <w:b/>
        </w:rPr>
      </w:pPr>
      <w:r>
        <w:t>The debug target is set to a Mobile Emulator</w:t>
      </w:r>
      <w:r w:rsidRPr="001510AA">
        <w:t>.</w:t>
      </w:r>
    </w:p>
    <w:p w14:paraId="2BC40E7D" w14:textId="544C2F87" w:rsidR="00944137" w:rsidRPr="00570731" w:rsidRDefault="00944137" w:rsidP="00D80535">
      <w:pPr>
        <w:pStyle w:val="Step"/>
        <w:rPr>
          <w:b/>
        </w:rPr>
        <w:pPrChange w:id="410" w:author="Author">
          <w:pPr>
            <w:pStyle w:val="ppNumberList"/>
            <w:numPr>
              <w:numId w:val="38"/>
            </w:numPr>
            <w:tabs>
              <w:tab w:val="clear" w:pos="1037"/>
              <w:tab w:val="num" w:pos="720"/>
            </w:tabs>
            <w:ind w:left="720" w:hanging="360"/>
          </w:pPr>
        </w:pPrChange>
      </w:pPr>
      <w:r>
        <w:t>Build and run your app.</w:t>
      </w:r>
      <w:r w:rsidR="00570731">
        <w:t xml:space="preserve"> The HelloUWP app will display on your mobile device with the Windows.Mobile device family. The current window size will reflect the screen dimensions of the mobile device</w:t>
      </w:r>
      <w:r w:rsidR="009061C0">
        <w:t xml:space="preserve"> (with the exception of the status </w:t>
      </w:r>
      <w:r w:rsidR="009061C0" w:rsidRPr="00D80535">
        <w:t>bar</w:t>
      </w:r>
      <w:r w:rsidR="009061C0">
        <w:t>)</w:t>
      </w:r>
      <w:r w:rsidR="00570731">
        <w:t>, because mobile apps always run in fullscreen mode.</w:t>
      </w:r>
    </w:p>
    <w:p w14:paraId="51C1E8A0" w14:textId="77777777" w:rsidR="00570731" w:rsidRPr="001510AA" w:rsidRDefault="00570731" w:rsidP="00570731">
      <w:pPr>
        <w:pStyle w:val="Step"/>
        <w:numPr>
          <w:ilvl w:val="0"/>
          <w:numId w:val="0"/>
        </w:numPr>
        <w:ind w:left="720"/>
      </w:pPr>
      <w:r w:rsidRPr="001510AA">
        <w:rPr>
          <w:noProof/>
        </w:rPr>
        <w:lastRenderedPageBreak/>
        <w:drawing>
          <wp:inline distT="0" distB="0" distL="0" distR="0" wp14:anchorId="47FAF09A" wp14:editId="35D1FFB9">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4">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14:paraId="170617FF" w14:textId="77777777" w:rsidR="00570731" w:rsidRPr="001510AA" w:rsidRDefault="00570731" w:rsidP="00570731">
      <w:pPr>
        <w:pStyle w:val="ppFigureNumberIndent3"/>
      </w:pPr>
      <w:r w:rsidRPr="001510AA">
        <w:t xml:space="preserve">Figure </w:t>
      </w:r>
      <w:fldSimple w:instr=" SEQ Figure \* ARABIC ">
        <w:ins w:id="411" w:author="Author">
          <w:r w:rsidR="009820D8">
            <w:rPr>
              <w:noProof/>
            </w:rPr>
            <w:t>12</w:t>
          </w:r>
        </w:ins>
        <w:del w:id="412" w:author="Author">
          <w:r w:rsidR="00CB7EF1" w:rsidDel="009820D8">
            <w:rPr>
              <w:noProof/>
            </w:rPr>
            <w:delText>10</w:delText>
          </w:r>
        </w:del>
      </w:fldSimple>
    </w:p>
    <w:p w14:paraId="1C18B2AF" w14:textId="44A60576" w:rsidR="00570731" w:rsidRPr="00570731" w:rsidRDefault="00570731" w:rsidP="00570731">
      <w:pPr>
        <w:pStyle w:val="ppFigureCaptionIndent3"/>
        <w:rPr>
          <w:b/>
        </w:rPr>
      </w:pPr>
      <w:r>
        <w:t>The HelloUWP runs on a Mobile Emulator.</w:t>
      </w:r>
    </w:p>
    <w:p w14:paraId="4BFB743F" w14:textId="08A77AA5" w:rsidR="00570731" w:rsidRPr="00804D37" w:rsidRDefault="00570731" w:rsidP="0055415D">
      <w:pPr>
        <w:pStyle w:val="Step"/>
        <w:rPr>
          <w:b/>
        </w:rPr>
        <w:pPrChange w:id="413" w:author="Author">
          <w:pPr>
            <w:pStyle w:val="ppNumberList"/>
            <w:numPr>
              <w:numId w:val="38"/>
            </w:numPr>
            <w:tabs>
              <w:tab w:val="clear" w:pos="1037"/>
              <w:tab w:val="num" w:pos="720"/>
            </w:tabs>
            <w:ind w:left="720" w:hanging="360"/>
          </w:pPr>
        </w:pPrChange>
      </w:pPr>
      <w:r>
        <w:t>Stop debugging and return to Visual Studio.</w:t>
      </w:r>
    </w:p>
    <w:p w14:paraId="0E6B338B" w14:textId="77777777" w:rsidR="00AF64CF" w:rsidRPr="00AF64CF" w:rsidRDefault="00AF64CF" w:rsidP="00AF64CF">
      <w:pPr>
        <w:pStyle w:val="ppListEnd"/>
        <w:numPr>
          <w:ilvl w:val="0"/>
          <w:numId w:val="36"/>
        </w:numPr>
      </w:pPr>
    </w:p>
    <w:p w14:paraId="6006CB85" w14:textId="77777777" w:rsidR="009B1502" w:rsidRDefault="009B1502" w:rsidP="009B1502">
      <w:pPr>
        <w:pStyle w:val="ppListEnd"/>
      </w:pPr>
    </w:p>
    <w:p w14:paraId="2203ACF3" w14:textId="6F48E94C" w:rsidR="001A3D83" w:rsidRDefault="0062720E" w:rsidP="001A3D83">
      <w:pPr>
        <w:pStyle w:val="ppProcedureStart"/>
      </w:pPr>
      <w:bookmarkStart w:id="414" w:name="_Toc428893477"/>
      <w:r>
        <w:t>Task 5 - Deploy to IoT d</w:t>
      </w:r>
      <w:r w:rsidR="001A3D83">
        <w:t>evice</w:t>
      </w:r>
      <w:r w:rsidR="00542716">
        <w:t>s</w:t>
      </w:r>
      <w:r w:rsidR="00D52426">
        <w:t xml:space="preserve"> (optional)</w:t>
      </w:r>
      <w:bookmarkEnd w:id="414"/>
    </w:p>
    <w:p w14:paraId="69F237FD" w14:textId="25F1B08D" w:rsidR="00542716" w:rsidRDefault="0047084D" w:rsidP="008262FF">
      <w:r>
        <w:t xml:space="preserve">The Windows 10 Universal device family includes the Internet of Things (IoT) device family in addition to Desktop, Mobile, and Xbox. IoT devices typically combine sensors and connectivity to record and exchange data with other devices. </w:t>
      </w:r>
      <w:r w:rsidR="006846D3">
        <w:t>Y</w:t>
      </w:r>
      <w:r>
        <w:t>ou may follow this task to deploy your HelloUWP app to an IoT device if you have one available. For this d</w:t>
      </w:r>
      <w:r w:rsidR="006846D3">
        <w:t>emo, we will use a Raspberry Pi</w:t>
      </w:r>
      <w:r w:rsidR="00B12772">
        <w:t xml:space="preserve"> 2</w:t>
      </w:r>
      <w:r w:rsidR="006846D3">
        <w:t xml:space="preserve"> running Windows 10. If you do not have access to an IoT device, </w:t>
      </w:r>
      <w:r w:rsidR="00B12772">
        <w:t xml:space="preserve">you may wish to skip </w:t>
      </w:r>
      <w:r w:rsidR="005511B0">
        <w:t>this task</w:t>
      </w:r>
      <w:r w:rsidR="006846D3">
        <w:t>.</w:t>
      </w:r>
    </w:p>
    <w:p w14:paraId="6788DB90" w14:textId="4292216E" w:rsidR="00863FD7" w:rsidRDefault="006846D3" w:rsidP="006846D3">
      <w:pPr>
        <w:pStyle w:val="ppNote"/>
      </w:pPr>
      <w:r>
        <w:rPr>
          <w:b/>
        </w:rPr>
        <w:lastRenderedPageBreak/>
        <w:t xml:space="preserve">Note: </w:t>
      </w:r>
      <w:r w:rsidR="00863FD7" w:rsidRPr="00863FD7">
        <w:t>Visit</w:t>
      </w:r>
      <w:r w:rsidR="00863FD7">
        <w:rPr>
          <w:b/>
        </w:rPr>
        <w:t xml:space="preserve"> </w:t>
      </w:r>
      <w:ins w:id="415" w:author="Author">
        <w:r w:rsidR="00731628">
          <w:rPr>
            <w:b/>
          </w:rPr>
          <w:fldChar w:fldCharType="begin"/>
        </w:r>
        <w:r w:rsidR="00731628">
          <w:rPr>
            <w:b/>
          </w:rPr>
          <w:instrText xml:space="preserve"> HYPERLINK "http://www.windowsondevices.com/" </w:instrText>
        </w:r>
        <w:r w:rsidR="00CB7EF1">
          <w:rPr>
            <w:b/>
          </w:rPr>
        </w:r>
        <w:r w:rsidR="00731628">
          <w:rPr>
            <w:b/>
          </w:rPr>
          <w:fldChar w:fldCharType="separate"/>
        </w:r>
        <w:r w:rsidR="00731628" w:rsidRPr="00731628">
          <w:rPr>
            <w:rStyle w:val="Hyperlink"/>
            <w:rFonts w:cstheme="minorBidi"/>
            <w:b/>
          </w:rPr>
          <w:t>http://www.windowsondevices.com/</w:t>
        </w:r>
        <w:r w:rsidR="00731628">
          <w:rPr>
            <w:b/>
          </w:rPr>
          <w:fldChar w:fldCharType="end"/>
        </w:r>
        <w:r w:rsidR="00731628">
          <w:rPr>
            <w:b/>
          </w:rPr>
          <w:t xml:space="preserve"> </w:t>
        </w:r>
      </w:ins>
      <w:r w:rsidR="00515FA8">
        <w:t xml:space="preserve">for </w:t>
      </w:r>
      <w:r w:rsidR="00B12772">
        <w:t>instructions</w:t>
      </w:r>
      <w:r w:rsidR="00574771">
        <w:t xml:space="preserve"> and tools</w:t>
      </w:r>
      <w:r w:rsidR="00515FA8">
        <w:t xml:space="preserve"> to</w:t>
      </w:r>
      <w:r w:rsidR="00863FD7">
        <w:t xml:space="preserve"> install Windows 10 on an IoT device. Supported devices include the Raspberry Pi, Minnowboard Max, Galileo, and Arduino.</w:t>
      </w:r>
    </w:p>
    <w:p w14:paraId="5FEC1A52" w14:textId="6300FCFA" w:rsidR="00B12772" w:rsidRDefault="00B12772" w:rsidP="006846D3">
      <w:pPr>
        <w:pStyle w:val="ppNote"/>
      </w:pPr>
      <w:r>
        <w:t xml:space="preserve">The Universal device family also includes the IoT headless device family. Headless IoT devices operate without a graphical user interface. Our HelloUWP app displays information visually, </w:t>
      </w:r>
      <w:r w:rsidR="000E085F">
        <w:t>so</w:t>
      </w:r>
      <w:r>
        <w:t xml:space="preserve"> we will deploy to the IoT family instead of the IoT headless family.</w:t>
      </w:r>
    </w:p>
    <w:p w14:paraId="2CEC1AD2" w14:textId="5F3825D7" w:rsidR="008262FF" w:rsidRDefault="006D72F4" w:rsidP="0055415D">
      <w:pPr>
        <w:pStyle w:val="Step"/>
        <w:numPr>
          <w:ilvl w:val="0"/>
          <w:numId w:val="47"/>
        </w:numPr>
        <w:pPrChange w:id="416" w:author="Author">
          <w:pPr>
            <w:pStyle w:val="ppNumberList"/>
          </w:pPr>
        </w:pPrChange>
      </w:pPr>
      <w:r>
        <w:t xml:space="preserve">Make sure your </w:t>
      </w:r>
      <w:r w:rsidR="00CD668E">
        <w:t>IoT device has power and boot it into</w:t>
      </w:r>
      <w:r>
        <w:t xml:space="preserve"> Windows 10</w:t>
      </w:r>
      <w:r w:rsidR="00640982">
        <w:t xml:space="preserve">. Connect </w:t>
      </w:r>
      <w:r>
        <w:t>the device</w:t>
      </w:r>
      <w:r w:rsidR="00640982">
        <w:t xml:space="preserve"> to a display.</w:t>
      </w:r>
    </w:p>
    <w:p w14:paraId="541BC7A0" w14:textId="084EB3AE" w:rsidR="006D72F4" w:rsidRDefault="006D72F4" w:rsidP="0055415D">
      <w:pPr>
        <w:pStyle w:val="Step"/>
        <w:rPr>
          <w:ins w:id="417" w:author="Author"/>
        </w:rPr>
        <w:pPrChange w:id="418" w:author="Author">
          <w:pPr>
            <w:pStyle w:val="ppNumberList"/>
          </w:pPr>
        </w:pPrChange>
      </w:pPr>
      <w:r>
        <w:t xml:space="preserve">Connect your IoT device to your local network. You may connect directly via ethernet or Wi-Fi or use </w:t>
      </w:r>
      <w:commentRangeStart w:id="419"/>
      <w:r>
        <w:t xml:space="preserve">Internet Connection Sharing </w:t>
      </w:r>
      <w:commentRangeEnd w:id="419"/>
      <w:r w:rsidR="00731628">
        <w:rPr>
          <w:rStyle w:val="CommentReference"/>
        </w:rPr>
        <w:commentReference w:id="419"/>
      </w:r>
      <w:r>
        <w:t>(ICS) to connect through your development machine.</w:t>
      </w:r>
    </w:p>
    <w:p w14:paraId="4133A379" w14:textId="4C16617A" w:rsidR="0055415D" w:rsidRDefault="0078501D" w:rsidP="0055415D">
      <w:pPr>
        <w:pStyle w:val="ppNote"/>
        <w:numPr>
          <w:ilvl w:val="0"/>
          <w:numId w:val="0"/>
        </w:numPr>
        <w:ind w:left="142"/>
        <w:pPrChange w:id="420" w:author="Author">
          <w:pPr>
            <w:pStyle w:val="ppNumberList"/>
          </w:pPr>
        </w:pPrChange>
      </w:pPr>
      <w:ins w:id="421" w:author="Author">
        <w:r w:rsidRPr="0055415D">
          <w:rPr>
            <w:b/>
          </w:rPr>
          <w:t>Note:</w:t>
        </w:r>
        <w:r>
          <w:t xml:space="preserve"> </w:t>
        </w:r>
        <w:r w:rsidR="000D58B0">
          <w:t xml:space="preserve">For more information on connecting your </w:t>
        </w:r>
        <w:r w:rsidR="009C77AB">
          <w:t xml:space="preserve">IoT </w:t>
        </w:r>
        <w:r w:rsidR="000D58B0">
          <w:t xml:space="preserve">device to </w:t>
        </w:r>
        <w:del w:id="422" w:author="Author">
          <w:r w:rsidR="000D58B0" w:rsidDel="009C77AB">
            <w:delText>the</w:delText>
          </w:r>
        </w:del>
        <w:r w:rsidR="009C77AB">
          <w:t>your</w:t>
        </w:r>
        <w:r w:rsidR="000D58B0">
          <w:t xml:space="preserve"> </w:t>
        </w:r>
        <w:del w:id="423" w:author="Author">
          <w:r w:rsidR="000D58B0" w:rsidDel="009C77AB">
            <w:delText>net</w:delText>
          </w:r>
          <w:r w:rsidR="0055415D" w:rsidDel="009C77AB">
            <w:delText>work</w:delText>
          </w:r>
        </w:del>
        <w:r w:rsidR="009C77AB">
          <w:t>local network</w:t>
        </w:r>
        <w:r w:rsidR="0055415D">
          <w:t xml:space="preserve">, visit </w:t>
        </w:r>
        <w:r w:rsidR="0055415D">
          <w:fldChar w:fldCharType="begin"/>
        </w:r>
        <w:r w:rsidR="0055415D">
          <w:instrText xml:space="preserve"> HYPERLINK "</w:instrText>
        </w:r>
        <w:r w:rsidR="0055415D" w:rsidRPr="0055415D">
          <w:instrText>https://ms-iot.github.io/content/en-US/win10/ConnectToDevice.htm</w:instrText>
        </w:r>
        <w:r w:rsidR="0055415D">
          <w:instrText xml:space="preserve">" </w:instrText>
        </w:r>
        <w:r w:rsidR="0055415D">
          <w:fldChar w:fldCharType="separate"/>
        </w:r>
        <w:r w:rsidR="0055415D" w:rsidRPr="0055415D">
          <w:rPr>
            <w:rStyle w:val="Hyperlink"/>
            <w:rFonts w:cstheme="minorBidi"/>
          </w:rPr>
          <w:t>https://ms-iot.github.io/content/en-US/win10/ConnectToDevice.h</w:t>
        </w:r>
        <w:r w:rsidR="0055415D" w:rsidRPr="009C77AB">
          <w:rPr>
            <w:rStyle w:val="Hyperlink"/>
            <w:rFonts w:cstheme="minorBidi"/>
          </w:rPr>
          <w:t>tm</w:t>
        </w:r>
        <w:r w:rsidR="0055415D">
          <w:fldChar w:fldCharType="end"/>
        </w:r>
      </w:ins>
    </w:p>
    <w:p w14:paraId="4A59F3C9" w14:textId="0D0907D3" w:rsidR="00640982" w:rsidRDefault="006D72F4" w:rsidP="0055415D">
      <w:pPr>
        <w:pStyle w:val="Step"/>
        <w:pPrChange w:id="424" w:author="Author">
          <w:pPr>
            <w:pStyle w:val="ppNumberList"/>
          </w:pPr>
        </w:pPrChange>
      </w:pPr>
      <w:r>
        <w:t xml:space="preserve">Determine the local IP address of your IoT device. </w:t>
      </w:r>
      <w:r w:rsidR="00CD668E">
        <w:t>A</w:t>
      </w:r>
      <w:r>
        <w:t xml:space="preserve"> Raspberry Pi 2 running the default</w:t>
      </w:r>
      <w:r w:rsidR="00CD668E">
        <w:t xml:space="preserve"> Windows 10 for IoT devices</w:t>
      </w:r>
      <w:r>
        <w:t xml:space="preserve"> displays its device</w:t>
      </w:r>
      <w:r w:rsidR="00CD668E">
        <w:t xml:space="preserve"> name and IP address on the home screen.</w:t>
      </w:r>
    </w:p>
    <w:p w14:paraId="4105EF16" w14:textId="127C1965" w:rsidR="005D57E9" w:rsidRDefault="00CD668E" w:rsidP="0055415D">
      <w:pPr>
        <w:pStyle w:val="Step"/>
        <w:pPrChange w:id="425" w:author="Author">
          <w:pPr>
            <w:pStyle w:val="ppNumberList"/>
          </w:pPr>
        </w:pPrChange>
      </w:pPr>
      <w:r>
        <w:t xml:space="preserve">Open the HelloUWP project in Visual Studio on your development machine. </w:t>
      </w:r>
      <w:r w:rsidR="005D57E9">
        <w:t xml:space="preserve">Set the Solution Platform to </w:t>
      </w:r>
      <w:r w:rsidR="005D57E9" w:rsidRPr="005D57E9">
        <w:rPr>
          <w:b/>
        </w:rPr>
        <w:t>ARM</w:t>
      </w:r>
      <w:r w:rsidR="005D57E9">
        <w:t>.</w:t>
      </w:r>
    </w:p>
    <w:p w14:paraId="2E7DE6CC" w14:textId="2FBD17EE" w:rsidR="00CD668E" w:rsidRDefault="00CD668E" w:rsidP="0055415D">
      <w:pPr>
        <w:pStyle w:val="Step"/>
        <w:pPrChange w:id="426" w:author="Author">
          <w:pPr>
            <w:pStyle w:val="ppNumberList"/>
          </w:pPr>
        </w:pPrChange>
      </w:pPr>
      <w:r>
        <w:t xml:space="preserve">Double-click on the project </w:t>
      </w:r>
      <w:r w:rsidRPr="00CD668E">
        <w:rPr>
          <w:b/>
        </w:rPr>
        <w:t>Properties</w:t>
      </w:r>
      <w:r>
        <w:t xml:space="preserve"> in the Solution Explorer.</w:t>
      </w:r>
      <w:r w:rsidR="00BC1C0F">
        <w:t xml:space="preserve"> Alternatively, you may right-click on the project name and select </w:t>
      </w:r>
      <w:r w:rsidR="00BC1C0F" w:rsidRPr="00BC1C0F">
        <w:rPr>
          <w:b/>
        </w:rPr>
        <w:t>Properties</w:t>
      </w:r>
      <w:r w:rsidR="00BC1C0F">
        <w:t xml:space="preserve"> from the menu.</w:t>
      </w:r>
    </w:p>
    <w:p w14:paraId="4A37030F" w14:textId="77777777" w:rsidR="00422E9E" w:rsidRPr="001510AA" w:rsidRDefault="00422E9E" w:rsidP="00422E9E">
      <w:pPr>
        <w:pStyle w:val="Step"/>
        <w:numPr>
          <w:ilvl w:val="0"/>
          <w:numId w:val="0"/>
        </w:numPr>
        <w:ind w:left="720"/>
      </w:pPr>
      <w:r w:rsidRPr="001510AA">
        <w:rPr>
          <w:noProof/>
        </w:rPr>
        <w:drawing>
          <wp:inline distT="0" distB="0" distL="0" distR="0" wp14:anchorId="70FC18F9" wp14:editId="2638836B">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14:paraId="3B7D304A" w14:textId="77777777" w:rsidR="00422E9E" w:rsidRPr="001510AA" w:rsidRDefault="00422E9E" w:rsidP="00422E9E">
      <w:pPr>
        <w:pStyle w:val="ppFigureNumberIndent3"/>
      </w:pPr>
      <w:r w:rsidRPr="001510AA">
        <w:t xml:space="preserve">Figure </w:t>
      </w:r>
      <w:fldSimple w:instr=" SEQ Figure \* ARABIC ">
        <w:ins w:id="427" w:author="Author">
          <w:r w:rsidR="009820D8">
            <w:rPr>
              <w:noProof/>
            </w:rPr>
            <w:t>13</w:t>
          </w:r>
        </w:ins>
        <w:del w:id="428" w:author="Author">
          <w:r w:rsidR="00CB7EF1" w:rsidDel="009820D8">
            <w:rPr>
              <w:noProof/>
            </w:rPr>
            <w:delText>11</w:delText>
          </w:r>
        </w:del>
      </w:fldSimple>
    </w:p>
    <w:p w14:paraId="64026058" w14:textId="4651B5BB" w:rsidR="00422E9E" w:rsidRDefault="00BC1C0F" w:rsidP="00422E9E">
      <w:pPr>
        <w:pStyle w:val="ppFigureCaptionIndent3"/>
      </w:pPr>
      <w:r>
        <w:t xml:space="preserve">Open the project properties from </w:t>
      </w:r>
      <w:r w:rsidR="00390E00">
        <w:t>the Solution Explorer</w:t>
      </w:r>
      <w:r w:rsidR="00422E9E">
        <w:t>.</w:t>
      </w:r>
    </w:p>
    <w:p w14:paraId="61540B00" w14:textId="77777777" w:rsidR="00CD668E" w:rsidRDefault="00CD668E" w:rsidP="00542716">
      <w:pPr>
        <w:pStyle w:val="ppNumberList"/>
      </w:pPr>
      <w:r>
        <w:t xml:space="preserve">Navigate to the </w:t>
      </w:r>
      <w:r w:rsidRPr="00CD668E">
        <w:rPr>
          <w:b/>
        </w:rPr>
        <w:t>Debug</w:t>
      </w:r>
      <w:r>
        <w:t xml:space="preserve"> properties tab. Use the </w:t>
      </w:r>
      <w:r w:rsidRPr="00CD668E">
        <w:rPr>
          <w:b/>
        </w:rPr>
        <w:t xml:space="preserve">Target device </w:t>
      </w:r>
      <w:r>
        <w:t xml:space="preserve">dropdown to select </w:t>
      </w:r>
      <w:r w:rsidRPr="00CD668E">
        <w:rPr>
          <w:b/>
        </w:rPr>
        <w:t>Remote Machine</w:t>
      </w:r>
      <w:r>
        <w:t xml:space="preserve"> as your debug target.</w:t>
      </w:r>
    </w:p>
    <w:p w14:paraId="4CFD390F" w14:textId="07345339" w:rsidR="00CD668E" w:rsidRDefault="00CD668E" w:rsidP="00542716">
      <w:pPr>
        <w:pStyle w:val="ppNumberList"/>
      </w:pPr>
      <w:r>
        <w:t xml:space="preserve">Deselect the </w:t>
      </w:r>
      <w:r w:rsidRPr="00CD668E">
        <w:rPr>
          <w:b/>
        </w:rPr>
        <w:t>Use authentication</w:t>
      </w:r>
      <w:r>
        <w:t xml:space="preserve"> option. </w:t>
      </w:r>
    </w:p>
    <w:p w14:paraId="7D697178" w14:textId="5132F889" w:rsidR="00CD668E" w:rsidRDefault="00CD668E" w:rsidP="00542716">
      <w:pPr>
        <w:pStyle w:val="ppNumberList"/>
      </w:pPr>
      <w:r>
        <w:t xml:space="preserve">Type your IoT device name or local IP address into the </w:t>
      </w:r>
      <w:r w:rsidRPr="00CD668E">
        <w:rPr>
          <w:b/>
        </w:rPr>
        <w:t>Remote machine</w:t>
      </w:r>
      <w:r>
        <w:t xml:space="preserve"> field.</w:t>
      </w:r>
    </w:p>
    <w:p w14:paraId="27C4CF42" w14:textId="41EFBE9E" w:rsidR="000A196E" w:rsidRDefault="000A196E" w:rsidP="00542716">
      <w:pPr>
        <w:pStyle w:val="ppNumberList"/>
      </w:pPr>
      <w:r>
        <w:t xml:space="preserve">Save the </w:t>
      </w:r>
      <w:r w:rsidR="005E147B">
        <w:t>HelloUWP properties</w:t>
      </w:r>
      <w:r>
        <w:t xml:space="preserve"> file.</w:t>
      </w:r>
    </w:p>
    <w:p w14:paraId="40ABF534" w14:textId="77777777" w:rsidR="00FE4CF8" w:rsidRPr="001510AA" w:rsidRDefault="00FE4CF8" w:rsidP="00FE4CF8">
      <w:pPr>
        <w:pStyle w:val="Step"/>
        <w:numPr>
          <w:ilvl w:val="0"/>
          <w:numId w:val="0"/>
        </w:numPr>
        <w:ind w:left="720"/>
      </w:pPr>
      <w:r w:rsidRPr="001510AA">
        <w:rPr>
          <w:noProof/>
        </w:rPr>
        <w:lastRenderedPageBreak/>
        <w:drawing>
          <wp:inline distT="0" distB="0" distL="0" distR="0" wp14:anchorId="4790AA3F" wp14:editId="64D29356">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6">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14:paraId="1FEAA55B" w14:textId="77777777" w:rsidR="00FE4CF8" w:rsidRPr="001510AA" w:rsidRDefault="00FE4CF8" w:rsidP="00FE4CF8">
      <w:pPr>
        <w:pStyle w:val="ppFigureNumberIndent3"/>
      </w:pPr>
      <w:r w:rsidRPr="001510AA">
        <w:t xml:space="preserve">Figure </w:t>
      </w:r>
      <w:fldSimple w:instr=" SEQ Figure \* ARABIC ">
        <w:ins w:id="429" w:author="Author">
          <w:r w:rsidR="009820D8">
            <w:rPr>
              <w:noProof/>
            </w:rPr>
            <w:t>14</w:t>
          </w:r>
        </w:ins>
        <w:del w:id="430" w:author="Author">
          <w:r w:rsidR="00CB7EF1" w:rsidDel="009820D8">
            <w:rPr>
              <w:noProof/>
            </w:rPr>
            <w:delText>12</w:delText>
          </w:r>
        </w:del>
      </w:fldSimple>
    </w:p>
    <w:p w14:paraId="0906B7A3" w14:textId="71676897" w:rsidR="00FE4CF8" w:rsidRDefault="00FE4CF8" w:rsidP="00FE4CF8">
      <w:pPr>
        <w:pStyle w:val="ppFigureCaptionIndent3"/>
      </w:pPr>
      <w:r>
        <w:t>Configure your project properties to deploy to a remote machine on the local network.</w:t>
      </w:r>
    </w:p>
    <w:p w14:paraId="3132F379" w14:textId="3074C9C4" w:rsidR="00CD668E" w:rsidRDefault="00CD668E" w:rsidP="00542716">
      <w:pPr>
        <w:pStyle w:val="ppNumberList"/>
      </w:pPr>
      <w:r>
        <w:t xml:space="preserve">Build and run your app. You will see it </w:t>
      </w:r>
      <w:r w:rsidR="009B24F8">
        <w:t>launch</w:t>
      </w:r>
      <w:r>
        <w:t xml:space="preserve"> on the display connected to your IoT. The Device Family will show as </w:t>
      </w:r>
      <w:r w:rsidRPr="00FE4CF8">
        <w:rPr>
          <w:b/>
        </w:rPr>
        <w:t>Windows.Io</w:t>
      </w:r>
      <w:r w:rsidR="007C57A6">
        <w:rPr>
          <w:b/>
        </w:rPr>
        <w:t>T</w:t>
      </w:r>
      <w:r>
        <w:t>.</w:t>
      </w:r>
    </w:p>
    <w:p w14:paraId="09B766BB" w14:textId="5BECB80C" w:rsidR="009B24F8" w:rsidRPr="00542716" w:rsidRDefault="009B24F8" w:rsidP="00542716">
      <w:pPr>
        <w:pStyle w:val="ppNumberList"/>
      </w:pPr>
      <w:r>
        <w:t>Stop debugging and return to Visual Studio.</w:t>
      </w:r>
    </w:p>
    <w:p w14:paraId="6A72F56F" w14:textId="0C4DE57F" w:rsidR="0009008A" w:rsidRDefault="0009008A" w:rsidP="0009008A">
      <w:pPr>
        <w:pStyle w:val="ppListEnd"/>
      </w:pPr>
    </w:p>
    <w:p w14:paraId="4C018161" w14:textId="650C8437" w:rsidR="006D72F4" w:rsidRDefault="006D72F4" w:rsidP="006D72F4">
      <w:pPr>
        <w:pStyle w:val="ppTopic"/>
      </w:pPr>
      <w:bookmarkStart w:id="431" w:name="_Toc428893478"/>
      <w:commentRangeStart w:id="432"/>
      <w:r>
        <w:t xml:space="preserve">Exercise 3: </w:t>
      </w:r>
      <w:del w:id="433" w:author="Author">
        <w:r w:rsidDel="002A2585">
          <w:delText>Sample Data</w:delText>
        </w:r>
      </w:del>
      <w:ins w:id="434" w:author="Author">
        <w:r w:rsidR="002A2585">
          <w:t>Hello World</w:t>
        </w:r>
      </w:ins>
      <w:r>
        <w:t xml:space="preserve"> in Blend</w:t>
      </w:r>
      <w:commentRangeEnd w:id="432"/>
      <w:r w:rsidR="009879E7">
        <w:rPr>
          <w:rStyle w:val="CommentReference"/>
          <w:rFonts w:asciiTheme="minorHAnsi" w:eastAsiaTheme="minorEastAsia" w:hAnsiTheme="minorHAnsi" w:cstheme="minorBidi"/>
          <w:color w:val="auto"/>
          <w:spacing w:val="0"/>
          <w:kern w:val="0"/>
        </w:rPr>
        <w:commentReference w:id="432"/>
      </w:r>
      <w:bookmarkEnd w:id="431"/>
    </w:p>
    <w:p w14:paraId="64888AB1" w14:textId="2648DB20" w:rsidR="000F5B42" w:rsidRDefault="000F5B42" w:rsidP="006D72F4">
      <w:pPr>
        <w:pStyle w:val="ppBodyText"/>
      </w:pPr>
      <w:r>
        <w:t xml:space="preserve">Blend for Visual Studio 2015 has been redesigned to make it even easier to </w:t>
      </w:r>
      <w:r w:rsidR="007400E6">
        <w:t xml:space="preserve">get started designing and building your app. In addition to UI and workflow improvements, </w:t>
      </w:r>
      <w:r>
        <w:t>XAML IntelliSense and basic debugging capabilities</w:t>
      </w:r>
      <w:r w:rsidR="007400E6">
        <w:t xml:space="preserve"> are now supported</w:t>
      </w:r>
      <w:r>
        <w:t xml:space="preserve">. </w:t>
      </w:r>
      <w:r w:rsidR="007400E6">
        <w:t>I</w:t>
      </w:r>
      <w:r>
        <w:t>n this exercise, we will use Blend to create a new project and populate it with sample data.</w:t>
      </w:r>
    </w:p>
    <w:p w14:paraId="517C6C79" w14:textId="2D5A2C55" w:rsidR="000209CA" w:rsidRDefault="006D72F4" w:rsidP="000209CA">
      <w:pPr>
        <w:pStyle w:val="ppProcedureStart"/>
      </w:pPr>
      <w:bookmarkStart w:id="435" w:name="_Toc428893479"/>
      <w:r w:rsidRPr="0098236E">
        <w:t xml:space="preserve">Task 1 – </w:t>
      </w:r>
      <w:r w:rsidR="007400E6">
        <w:t>Create a new project in Blend</w:t>
      </w:r>
      <w:bookmarkEnd w:id="435"/>
    </w:p>
    <w:p w14:paraId="77639291" w14:textId="1F333BC7" w:rsidR="000209CA" w:rsidRPr="000209CA" w:rsidRDefault="000209CA" w:rsidP="000209CA">
      <w:r>
        <w:t xml:space="preserve">Blend gives you the ability to start a building a new app without opening Visual Studio. </w:t>
      </w:r>
    </w:p>
    <w:p w14:paraId="679EA51E" w14:textId="00E0CD78" w:rsidR="00966FB3" w:rsidRDefault="000209CA" w:rsidP="007400E6">
      <w:pPr>
        <w:pStyle w:val="Step"/>
        <w:numPr>
          <w:ilvl w:val="0"/>
          <w:numId w:val="41"/>
        </w:numPr>
      </w:pPr>
      <w:r>
        <w:t xml:space="preserve">Launch Blend for Visual Studio 2015. Use the </w:t>
      </w:r>
      <w:r w:rsidRPr="000209CA">
        <w:rPr>
          <w:b/>
        </w:rPr>
        <w:t>Start Page</w:t>
      </w:r>
      <w:r>
        <w:t xml:space="preserve"> pane or </w:t>
      </w:r>
      <w:r>
        <w:rPr>
          <w:b/>
        </w:rPr>
        <w:t>File &gt; New &gt; Project</w:t>
      </w:r>
      <w:r>
        <w:t xml:space="preserve"> to open the </w:t>
      </w:r>
      <w:r w:rsidRPr="000209CA">
        <w:rPr>
          <w:b/>
        </w:rPr>
        <w:t>New Project</w:t>
      </w:r>
      <w:r>
        <w:t xml:space="preserve"> dialog.</w:t>
      </w:r>
    </w:p>
    <w:p w14:paraId="31D5B223" w14:textId="349AB50D" w:rsidR="00966FB3" w:rsidRDefault="000209CA" w:rsidP="007400E6">
      <w:pPr>
        <w:pStyle w:val="Step"/>
      </w:pPr>
      <w:r>
        <w:t xml:space="preserve">Under </w:t>
      </w:r>
      <w:r w:rsidRPr="00504A8B">
        <w:rPr>
          <w:b/>
        </w:rPr>
        <w:t>Template</w:t>
      </w:r>
      <w:r w:rsidR="00504A8B" w:rsidRPr="00504A8B">
        <w:rPr>
          <w:b/>
        </w:rPr>
        <w:t>s &gt; Visual C#</w:t>
      </w:r>
      <w:r w:rsidR="00504A8B">
        <w:t xml:space="preserve">, select the </w:t>
      </w:r>
      <w:r w:rsidR="00504A8B" w:rsidRPr="00504A8B">
        <w:rPr>
          <w:b/>
        </w:rPr>
        <w:t>Blank App (Universal Windows) template.</w:t>
      </w:r>
    </w:p>
    <w:p w14:paraId="293ABF0C" w14:textId="5BFD9E20" w:rsidR="00966FB3" w:rsidRDefault="00504A8B" w:rsidP="007400E6">
      <w:pPr>
        <w:pStyle w:val="Step"/>
      </w:pPr>
      <w:r>
        <w:t xml:space="preserve">Give your project the name </w:t>
      </w:r>
      <w:del w:id="436" w:author="Author">
        <w:r w:rsidRPr="00504A8B" w:rsidDel="002A2585">
          <w:rPr>
            <w:b/>
          </w:rPr>
          <w:delText>SampleData</w:delText>
        </w:r>
        <w:r w:rsidDel="002A2585">
          <w:delText xml:space="preserve"> </w:delText>
        </w:r>
      </w:del>
      <w:ins w:id="437" w:author="Author">
        <w:r w:rsidR="002A2585">
          <w:rPr>
            <w:b/>
          </w:rPr>
          <w:t>HelloBlend</w:t>
        </w:r>
        <w:r w:rsidR="002A2585">
          <w:t xml:space="preserve"> </w:t>
        </w:r>
      </w:ins>
      <w:r>
        <w:t>and save it to the folder where you store your Hands-on Labs projects.</w:t>
      </w:r>
    </w:p>
    <w:p w14:paraId="1A65506D" w14:textId="77777777" w:rsidR="00504A8B" w:rsidRPr="001510AA" w:rsidRDefault="00504A8B" w:rsidP="00504A8B">
      <w:pPr>
        <w:pStyle w:val="Step"/>
        <w:numPr>
          <w:ilvl w:val="0"/>
          <w:numId w:val="0"/>
        </w:numPr>
        <w:ind w:left="720"/>
      </w:pPr>
      <w:r w:rsidRPr="001510AA">
        <w:rPr>
          <w:noProof/>
        </w:rPr>
        <w:lastRenderedPageBreak/>
        <w:drawing>
          <wp:inline distT="0" distB="0" distL="0" distR="0" wp14:anchorId="575E9B01" wp14:editId="0289741D">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14:paraId="3BCB2B6E" w14:textId="77777777" w:rsidR="00504A8B" w:rsidRPr="001510AA" w:rsidRDefault="00504A8B" w:rsidP="00504A8B">
      <w:pPr>
        <w:pStyle w:val="ppFigureNumberIndent3"/>
      </w:pPr>
      <w:r w:rsidRPr="001510AA">
        <w:t xml:space="preserve">Figure </w:t>
      </w:r>
      <w:fldSimple w:instr=" SEQ Figure \* ARABIC ">
        <w:ins w:id="438" w:author="Author">
          <w:r w:rsidR="009820D8">
            <w:rPr>
              <w:noProof/>
            </w:rPr>
            <w:t>15</w:t>
          </w:r>
        </w:ins>
        <w:del w:id="439" w:author="Author">
          <w:r w:rsidR="00CB7EF1" w:rsidDel="009820D8">
            <w:rPr>
              <w:noProof/>
            </w:rPr>
            <w:delText>13</w:delText>
          </w:r>
        </w:del>
      </w:fldSimple>
    </w:p>
    <w:p w14:paraId="4368B463" w14:textId="6A76F107" w:rsidR="00504A8B" w:rsidRDefault="00504A8B" w:rsidP="00504A8B">
      <w:pPr>
        <w:pStyle w:val="ppFigureCaptionIndent3"/>
      </w:pPr>
      <w:r>
        <w:t xml:space="preserve">Create the </w:t>
      </w:r>
      <w:del w:id="440" w:author="Author">
        <w:r w:rsidDel="002A2585">
          <w:delText xml:space="preserve">SampleData </w:delText>
        </w:r>
      </w:del>
      <w:ins w:id="441" w:author="Author">
        <w:r w:rsidR="002A2585">
          <w:t xml:space="preserve">HelloBlend </w:t>
        </w:r>
      </w:ins>
      <w:r>
        <w:t>project in Blend.</w:t>
      </w:r>
    </w:p>
    <w:p w14:paraId="5F82CD54" w14:textId="3E378062" w:rsidR="00504A8B" w:rsidRDefault="00504A8B" w:rsidP="00504A8B">
      <w:pPr>
        <w:pStyle w:val="ppNote"/>
      </w:pPr>
      <w:r>
        <w:rPr>
          <w:b/>
        </w:rPr>
        <w:t>Note:</w:t>
      </w:r>
      <w:r>
        <w:t xml:space="preserve"> Although you created this project in Blend, it is a fully functioning Visual Studio project.</w:t>
      </w:r>
    </w:p>
    <w:p w14:paraId="22DD01AC" w14:textId="42144D34" w:rsidR="00504A8B" w:rsidRDefault="00504A8B" w:rsidP="007400E6">
      <w:pPr>
        <w:pStyle w:val="Step"/>
      </w:pPr>
      <w:r>
        <w:t>Blend will display the design for MainPage.xaml in your new project. The Blank App template provides an empty canvas</w:t>
      </w:r>
      <w:r w:rsidR="008B10C0">
        <w:t xml:space="preserve"> for you to get started</w:t>
      </w:r>
      <w:r>
        <w:t>.</w:t>
      </w:r>
    </w:p>
    <w:p w14:paraId="13B636E6" w14:textId="77777777" w:rsidR="00504A8B" w:rsidRPr="001510AA" w:rsidRDefault="00504A8B" w:rsidP="00504A8B">
      <w:pPr>
        <w:pStyle w:val="Step"/>
        <w:numPr>
          <w:ilvl w:val="0"/>
          <w:numId w:val="0"/>
        </w:numPr>
        <w:ind w:left="720"/>
      </w:pPr>
      <w:r w:rsidRPr="001510AA">
        <w:rPr>
          <w:noProof/>
        </w:rPr>
        <w:lastRenderedPageBreak/>
        <w:drawing>
          <wp:inline distT="0" distB="0" distL="0" distR="0" wp14:anchorId="50DB34D9" wp14:editId="09823FA8">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14:paraId="5064D385" w14:textId="77777777" w:rsidR="00504A8B" w:rsidRPr="001510AA" w:rsidRDefault="00504A8B" w:rsidP="00504A8B">
      <w:pPr>
        <w:pStyle w:val="ppFigureNumberIndent3"/>
      </w:pPr>
      <w:r w:rsidRPr="001510AA">
        <w:t xml:space="preserve">Figure </w:t>
      </w:r>
      <w:fldSimple w:instr=" SEQ Figure \* ARABIC ">
        <w:ins w:id="442" w:author="Author">
          <w:r w:rsidR="009820D8">
            <w:rPr>
              <w:noProof/>
            </w:rPr>
            <w:t>16</w:t>
          </w:r>
        </w:ins>
        <w:del w:id="443" w:author="Author">
          <w:r w:rsidR="00CB7EF1" w:rsidDel="009820D8">
            <w:rPr>
              <w:noProof/>
            </w:rPr>
            <w:delText>14</w:delText>
          </w:r>
        </w:del>
      </w:fldSimple>
    </w:p>
    <w:p w14:paraId="60EEDB4A" w14:textId="71F36E60" w:rsidR="00504A8B" w:rsidRDefault="00504A8B" w:rsidP="00504A8B">
      <w:pPr>
        <w:pStyle w:val="ppFigureCaptionIndent3"/>
      </w:pPr>
      <w:r>
        <w:t xml:space="preserve">The MainPage of the </w:t>
      </w:r>
      <w:del w:id="444" w:author="Author">
        <w:r w:rsidDel="00714655">
          <w:delText>Blank App template</w:delText>
        </w:r>
      </w:del>
      <w:ins w:id="445" w:author="Author">
        <w:r w:rsidR="00714655">
          <w:t>HelloBlend project</w:t>
        </w:r>
      </w:ins>
      <w:del w:id="446" w:author="Author">
        <w:r w:rsidDel="00714655">
          <w:delText xml:space="preserve"> in Blend</w:delText>
        </w:r>
      </w:del>
      <w:r>
        <w:t xml:space="preserve"> shows an empty view.</w:t>
      </w:r>
    </w:p>
    <w:p w14:paraId="4DBFFC4F" w14:textId="77777777" w:rsidR="00966FB3" w:rsidRDefault="00966FB3" w:rsidP="00966FB3">
      <w:pPr>
        <w:pStyle w:val="ppListEnd"/>
      </w:pPr>
    </w:p>
    <w:p w14:paraId="0283E366" w14:textId="2BF04895" w:rsidR="007400E6" w:rsidRDefault="007400E6" w:rsidP="007400E6">
      <w:pPr>
        <w:pStyle w:val="ppProcedureStart"/>
      </w:pPr>
      <w:bookmarkStart w:id="447" w:name="_Toc428893480"/>
      <w:r>
        <w:t>Task 2</w:t>
      </w:r>
      <w:r w:rsidRPr="0098236E">
        <w:t xml:space="preserve"> – </w:t>
      </w:r>
      <w:r w:rsidR="009832E1">
        <w:t>Generate sample data</w:t>
      </w:r>
      <w:bookmarkEnd w:id="447"/>
    </w:p>
    <w:p w14:paraId="7904103F" w14:textId="6F946B3E" w:rsidR="009832E1" w:rsidRPr="009832E1" w:rsidRDefault="00897A88" w:rsidP="009832E1">
      <w:r>
        <w:t>Sample data can help to</w:t>
      </w:r>
      <w:r w:rsidR="009832E1">
        <w:t xml:space="preserve"> jumpstart your app develop</w:t>
      </w:r>
      <w:r>
        <w:t xml:space="preserve">ment. You can quickly generate sample data in Blend through the </w:t>
      </w:r>
      <w:r w:rsidRPr="00714655">
        <w:rPr>
          <w:b/>
          <w:rPrChange w:id="448" w:author="Author">
            <w:rPr/>
          </w:rPrChange>
        </w:rPr>
        <w:t>Data</w:t>
      </w:r>
      <w:r>
        <w:t xml:space="preserve"> panel. In this task, you will </w:t>
      </w:r>
      <w:r w:rsidR="00C31463">
        <w:t>generate sample data and view it in a running application.</w:t>
      </w:r>
    </w:p>
    <w:p w14:paraId="6EC90009" w14:textId="58259005" w:rsidR="008B10C0" w:rsidRDefault="009832E1" w:rsidP="008B10C0">
      <w:pPr>
        <w:pStyle w:val="Step"/>
        <w:numPr>
          <w:ilvl w:val="0"/>
          <w:numId w:val="42"/>
        </w:numPr>
      </w:pPr>
      <w:r>
        <w:t xml:space="preserve">With your </w:t>
      </w:r>
      <w:del w:id="449" w:author="Author">
        <w:r w:rsidRPr="009832E1" w:rsidDel="006C31E7">
          <w:rPr>
            <w:b/>
          </w:rPr>
          <w:delText>SampleData</w:delText>
        </w:r>
        <w:r w:rsidDel="006C31E7">
          <w:delText xml:space="preserve"> </w:delText>
        </w:r>
      </w:del>
      <w:ins w:id="450" w:author="Author">
        <w:r w:rsidR="006C31E7">
          <w:rPr>
            <w:b/>
          </w:rPr>
          <w:t>HelloBlend</w:t>
        </w:r>
        <w:r w:rsidR="006C31E7">
          <w:t xml:space="preserve"> </w:t>
        </w:r>
      </w:ins>
      <w:r>
        <w:t>project open in Blend, n</w:t>
      </w:r>
      <w:r w:rsidR="008B10C0">
        <w:t xml:space="preserve">avigate to the </w:t>
      </w:r>
      <w:r w:rsidR="008B10C0" w:rsidRPr="009832E1">
        <w:rPr>
          <w:b/>
        </w:rPr>
        <w:t>Data</w:t>
      </w:r>
      <w:r w:rsidR="008B10C0">
        <w:t xml:space="preserve"> panel. In the default window layout, the Data panel shares a pane with the Solution Explorer.</w:t>
      </w:r>
    </w:p>
    <w:p w14:paraId="30135C66" w14:textId="77777777" w:rsidR="008B10C0" w:rsidRPr="001510AA" w:rsidRDefault="008B10C0" w:rsidP="008B10C0">
      <w:pPr>
        <w:pStyle w:val="Step"/>
        <w:numPr>
          <w:ilvl w:val="0"/>
          <w:numId w:val="0"/>
        </w:numPr>
        <w:ind w:left="720"/>
      </w:pPr>
      <w:r w:rsidRPr="001510AA">
        <w:rPr>
          <w:noProof/>
        </w:rPr>
        <w:lastRenderedPageBreak/>
        <w:drawing>
          <wp:inline distT="0" distB="0" distL="0" distR="0" wp14:anchorId="0B218920" wp14:editId="3F58C81F">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9">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14:paraId="71CC71F8" w14:textId="77777777" w:rsidR="008B10C0" w:rsidRPr="001510AA" w:rsidRDefault="008B10C0" w:rsidP="008B10C0">
      <w:pPr>
        <w:pStyle w:val="ppFigureNumberIndent3"/>
      </w:pPr>
      <w:r w:rsidRPr="001510AA">
        <w:t xml:space="preserve">Figure </w:t>
      </w:r>
      <w:fldSimple w:instr=" SEQ Figure \* ARABIC ">
        <w:ins w:id="451" w:author="Author">
          <w:r w:rsidR="009820D8">
            <w:rPr>
              <w:noProof/>
            </w:rPr>
            <w:t>17</w:t>
          </w:r>
        </w:ins>
        <w:del w:id="452" w:author="Author">
          <w:r w:rsidR="00CB7EF1" w:rsidDel="009820D8">
            <w:rPr>
              <w:noProof/>
            </w:rPr>
            <w:delText>15</w:delText>
          </w:r>
        </w:del>
      </w:fldSimple>
    </w:p>
    <w:p w14:paraId="4B3D2AC8" w14:textId="5C3CC37D" w:rsidR="008B10C0" w:rsidRDefault="008B10C0" w:rsidP="008B10C0">
      <w:pPr>
        <w:pStyle w:val="ppFigureCaptionIndent3"/>
      </w:pPr>
      <w:r>
        <w:t>The Data pane</w:t>
      </w:r>
      <w:r w:rsidR="003533DD">
        <w:t>l</w:t>
      </w:r>
      <w:r>
        <w:t xml:space="preserve"> in Blend.</w:t>
      </w:r>
    </w:p>
    <w:p w14:paraId="049F25E2" w14:textId="77777777" w:rsidR="008B10C0" w:rsidRDefault="008B10C0" w:rsidP="008B10C0">
      <w:pPr>
        <w:pStyle w:val="ppNote"/>
      </w:pPr>
      <w:r>
        <w:rPr>
          <w:b/>
        </w:rPr>
        <w:t>Note:</w:t>
      </w:r>
      <w:r>
        <w:t xml:space="preserve"> If you lose or close a panel, you can type its name into the Quick Launch search to easily bring it back.</w:t>
      </w:r>
    </w:p>
    <w:p w14:paraId="687CFFCE" w14:textId="7CF50256" w:rsidR="008B10C0" w:rsidRDefault="00F9474E" w:rsidP="008B10C0">
      <w:pPr>
        <w:pStyle w:val="Step"/>
      </w:pPr>
      <w:r>
        <w:t xml:space="preserve">In the Data Panel, open the </w:t>
      </w:r>
      <w:r w:rsidRPr="00F9474E">
        <w:rPr>
          <w:b/>
        </w:rPr>
        <w:t>Create sample data</w:t>
      </w:r>
      <w:r>
        <w:t xml:space="preserve"> menu and choose </w:t>
      </w:r>
      <w:r w:rsidRPr="00F9474E">
        <w:rPr>
          <w:b/>
        </w:rPr>
        <w:t>New Sample Data</w:t>
      </w:r>
      <w:r>
        <w:t>.</w:t>
      </w:r>
    </w:p>
    <w:p w14:paraId="50F45131" w14:textId="77777777" w:rsidR="00F9474E" w:rsidRPr="001510AA" w:rsidRDefault="00F9474E" w:rsidP="00F9474E">
      <w:pPr>
        <w:pStyle w:val="Step"/>
        <w:numPr>
          <w:ilvl w:val="0"/>
          <w:numId w:val="0"/>
        </w:numPr>
        <w:ind w:left="720"/>
      </w:pPr>
      <w:r w:rsidRPr="001510AA">
        <w:rPr>
          <w:noProof/>
        </w:rPr>
        <w:lastRenderedPageBreak/>
        <w:drawing>
          <wp:inline distT="0" distB="0" distL="0" distR="0" wp14:anchorId="6830B8FA" wp14:editId="147B336C">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0">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14:paraId="47DB9580" w14:textId="77777777" w:rsidR="00F9474E" w:rsidRPr="001510AA" w:rsidRDefault="00F9474E" w:rsidP="00F9474E">
      <w:pPr>
        <w:pStyle w:val="ppFigureNumberIndent3"/>
      </w:pPr>
      <w:r w:rsidRPr="001510AA">
        <w:t xml:space="preserve">Figure </w:t>
      </w:r>
      <w:fldSimple w:instr=" SEQ Figure \* ARABIC ">
        <w:ins w:id="453" w:author="Author">
          <w:r w:rsidR="009820D8">
            <w:rPr>
              <w:noProof/>
            </w:rPr>
            <w:t>18</w:t>
          </w:r>
        </w:ins>
        <w:del w:id="454" w:author="Author">
          <w:r w:rsidR="00CB7EF1" w:rsidDel="009820D8">
            <w:rPr>
              <w:noProof/>
            </w:rPr>
            <w:delText>16</w:delText>
          </w:r>
        </w:del>
      </w:fldSimple>
    </w:p>
    <w:p w14:paraId="3386AF00" w14:textId="0C349D5B" w:rsidR="00F9474E" w:rsidRDefault="00F9474E" w:rsidP="00F9474E">
      <w:pPr>
        <w:pStyle w:val="ppFigureCaptionIndent3"/>
      </w:pPr>
      <w:r>
        <w:t>Create sample data from the Data panel.</w:t>
      </w:r>
    </w:p>
    <w:p w14:paraId="2BE3247B" w14:textId="4DECD7EE" w:rsidR="00C31463" w:rsidRDefault="00C31463" w:rsidP="00C31463">
      <w:pPr>
        <w:pStyle w:val="ppNote"/>
      </w:pPr>
      <w:r>
        <w:rPr>
          <w:b/>
        </w:rPr>
        <w:t>Note:</w:t>
      </w:r>
      <w:r>
        <w:t xml:space="preserve"> You may wish to use </w:t>
      </w:r>
      <w:r w:rsidRPr="00C31463">
        <w:rPr>
          <w:b/>
        </w:rPr>
        <w:t>Create Sample Data from Class</w:t>
      </w:r>
      <w:r>
        <w:t xml:space="preserve"> in a project where you have already defined a data schema.</w:t>
      </w:r>
    </w:p>
    <w:p w14:paraId="446AB3D7" w14:textId="069DF412" w:rsidR="00F9474E" w:rsidRDefault="00F9474E" w:rsidP="00F9474E">
      <w:pPr>
        <w:pStyle w:val="Step"/>
      </w:pPr>
      <w:r>
        <w:t xml:space="preserve">When the </w:t>
      </w:r>
      <w:r w:rsidRPr="00F9474E">
        <w:rPr>
          <w:b/>
        </w:rPr>
        <w:t>New Sample Data</w:t>
      </w:r>
      <w:r>
        <w:t xml:space="preserve"> dialog opens, give your data source a name and choose whether to define it for the project or the current document. If you choose </w:t>
      </w:r>
      <w:r w:rsidRPr="00F9474E">
        <w:rPr>
          <w:b/>
        </w:rPr>
        <w:t>Project</w:t>
      </w:r>
      <w:r>
        <w:t>, the sample data will be available to all documents in the project. For this demo, we will only make the sample data available to the current XAML document, which is MainPage.</w:t>
      </w:r>
    </w:p>
    <w:p w14:paraId="4C820709" w14:textId="1CFFC1EF" w:rsidR="00F9474E" w:rsidRDefault="00F9474E" w:rsidP="007400E6">
      <w:pPr>
        <w:pStyle w:val="Step"/>
      </w:pPr>
      <w:r>
        <w:t xml:space="preserve">Use the checkbox to enable sample data when the application is running. </w:t>
      </w:r>
      <w:r w:rsidR="0023051B">
        <w:t>Click OK to generate the sample data.</w:t>
      </w:r>
    </w:p>
    <w:p w14:paraId="36921F3A" w14:textId="77777777" w:rsidR="00F9474E" w:rsidRPr="001510AA" w:rsidRDefault="00F9474E" w:rsidP="00F9474E">
      <w:pPr>
        <w:pStyle w:val="Step"/>
        <w:numPr>
          <w:ilvl w:val="0"/>
          <w:numId w:val="0"/>
        </w:numPr>
        <w:ind w:left="720"/>
      </w:pPr>
      <w:r w:rsidRPr="001510AA">
        <w:rPr>
          <w:noProof/>
        </w:rPr>
        <w:drawing>
          <wp:inline distT="0" distB="0" distL="0" distR="0" wp14:anchorId="766E76DB" wp14:editId="5BEC9289">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1">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14:paraId="1EC4C658" w14:textId="77777777" w:rsidR="00F9474E" w:rsidRPr="001510AA" w:rsidRDefault="00F9474E" w:rsidP="00F9474E">
      <w:pPr>
        <w:pStyle w:val="ppFigureNumberIndent3"/>
      </w:pPr>
      <w:r w:rsidRPr="001510AA">
        <w:t xml:space="preserve">Figure </w:t>
      </w:r>
      <w:fldSimple w:instr=" SEQ Figure \* ARABIC ">
        <w:ins w:id="455" w:author="Author">
          <w:r w:rsidR="009820D8">
            <w:rPr>
              <w:noProof/>
            </w:rPr>
            <w:t>19</w:t>
          </w:r>
        </w:ins>
        <w:del w:id="456" w:author="Author">
          <w:r w:rsidR="00CB7EF1" w:rsidDel="009820D8">
            <w:rPr>
              <w:noProof/>
            </w:rPr>
            <w:delText>17</w:delText>
          </w:r>
        </w:del>
      </w:fldSimple>
    </w:p>
    <w:p w14:paraId="74A8FB7A" w14:textId="7DF9E260" w:rsidR="00F9474E" w:rsidRDefault="00F9474E" w:rsidP="00F9474E">
      <w:pPr>
        <w:pStyle w:val="ppFigureCaptionIndent3"/>
      </w:pPr>
      <w:r>
        <w:t>Define the sample data for the current XAML document.</w:t>
      </w:r>
    </w:p>
    <w:p w14:paraId="11C46638" w14:textId="2B2456E3" w:rsidR="00F9474E" w:rsidRDefault="0023051B" w:rsidP="007400E6">
      <w:pPr>
        <w:pStyle w:val="Step"/>
      </w:pPr>
      <w:r>
        <w:lastRenderedPageBreak/>
        <w:t xml:space="preserve">Your sample data </w:t>
      </w:r>
      <w:r w:rsidR="009F45C7">
        <w:t>schema</w:t>
      </w:r>
      <w:r>
        <w:t xml:space="preserve"> will appear in the </w:t>
      </w:r>
      <w:r w:rsidRPr="0023051B">
        <w:rPr>
          <w:b/>
        </w:rPr>
        <w:t>Data</w:t>
      </w:r>
      <w:r>
        <w:t xml:space="preserve"> panel under </w:t>
      </w:r>
      <w:r w:rsidRPr="0023051B">
        <w:rPr>
          <w:b/>
        </w:rPr>
        <w:t>This document</w:t>
      </w:r>
      <w:r>
        <w:t>.</w:t>
      </w:r>
      <w:ins w:id="457" w:author="Author">
        <w:r w:rsidR="00714655">
          <w:t xml:space="preserve"> There may be a slight delay before the schema is loaded.</w:t>
        </w:r>
      </w:ins>
      <w:r>
        <w:t xml:space="preserve"> </w:t>
      </w:r>
      <w:ins w:id="458" w:author="Author">
        <w:r w:rsidR="00714655">
          <w:t>When it appears, c</w:t>
        </w:r>
      </w:ins>
      <w:del w:id="459" w:author="Author">
        <w:r w:rsidDel="00714655">
          <w:delText>C</w:delText>
        </w:r>
      </w:del>
      <w:r>
        <w:t xml:space="preserve">lick and drag on the </w:t>
      </w:r>
      <w:r w:rsidRPr="00924C2F">
        <w:rPr>
          <w:b/>
        </w:rPr>
        <w:t>Items</w:t>
      </w:r>
      <w:r>
        <w:t xml:space="preserve"> </w:t>
      </w:r>
      <w:r w:rsidR="009F45C7">
        <w:t>node</w:t>
      </w:r>
      <w:r>
        <w:t xml:space="preserve"> </w:t>
      </w:r>
      <w:r w:rsidR="009F45C7">
        <w:t>to</w:t>
      </w:r>
      <w:r>
        <w:t xml:space="preserve"> hover your mouse over the MainPage design. A tooltip will appear to preview </w:t>
      </w:r>
      <w:r w:rsidR="009F45C7">
        <w:t>the controls that will</w:t>
      </w:r>
      <w:r>
        <w:t xml:space="preserve"> </w:t>
      </w:r>
      <w:del w:id="460" w:author="Author">
        <w:r w:rsidR="009F45C7" w:rsidDel="00813BEB">
          <w:delText xml:space="preserve">appear </w:delText>
        </w:r>
      </w:del>
      <w:ins w:id="461" w:author="Author">
        <w:r w:rsidR="00813BEB">
          <w:t xml:space="preserve">display </w:t>
        </w:r>
      </w:ins>
      <w:r w:rsidR="009F45C7">
        <w:t>in your app if you drop the node</w:t>
      </w:r>
      <w:r w:rsidR="00BD0ECE">
        <w:t xml:space="preserve"> onto the canvas.</w:t>
      </w:r>
    </w:p>
    <w:p w14:paraId="2DD8741A" w14:textId="77777777" w:rsidR="00BD0ECE" w:rsidRPr="001510AA" w:rsidRDefault="00BD0ECE" w:rsidP="00BD0ECE">
      <w:pPr>
        <w:pStyle w:val="Step"/>
        <w:numPr>
          <w:ilvl w:val="0"/>
          <w:numId w:val="0"/>
        </w:numPr>
        <w:ind w:left="720"/>
      </w:pPr>
      <w:r w:rsidRPr="001510AA">
        <w:rPr>
          <w:noProof/>
        </w:rPr>
        <w:drawing>
          <wp:inline distT="0" distB="0" distL="0" distR="0" wp14:anchorId="7AE7B30D" wp14:editId="6FFAC9E2">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2">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14:paraId="63EACF80" w14:textId="77777777" w:rsidR="00BD0ECE" w:rsidRPr="001510AA" w:rsidRDefault="00BD0ECE" w:rsidP="00BD0ECE">
      <w:pPr>
        <w:pStyle w:val="ppFigureNumberIndent3"/>
      </w:pPr>
      <w:r w:rsidRPr="001510AA">
        <w:t xml:space="preserve">Figure </w:t>
      </w:r>
      <w:fldSimple w:instr=" SEQ Figure \* ARABIC ">
        <w:ins w:id="462" w:author="Author">
          <w:r w:rsidR="009820D8">
            <w:rPr>
              <w:noProof/>
            </w:rPr>
            <w:t>20</w:t>
          </w:r>
        </w:ins>
        <w:del w:id="463" w:author="Author">
          <w:r w:rsidR="00CB7EF1" w:rsidDel="009820D8">
            <w:rPr>
              <w:noProof/>
            </w:rPr>
            <w:delText>18</w:delText>
          </w:r>
        </w:del>
      </w:fldSimple>
    </w:p>
    <w:p w14:paraId="0038688F" w14:textId="79A2162E" w:rsidR="00BD0ECE" w:rsidRDefault="00BD0ECE" w:rsidP="00BD0ECE">
      <w:pPr>
        <w:pStyle w:val="ppFigureCaptionIndent3"/>
      </w:pPr>
      <w:r>
        <w:t>Tooltips help you preview sample data before adding it to your XAML view.</w:t>
      </w:r>
    </w:p>
    <w:p w14:paraId="71DC5C5C" w14:textId="0C9C0C44" w:rsidR="00BD0ECE" w:rsidRDefault="009F45C7" w:rsidP="007400E6">
      <w:pPr>
        <w:pStyle w:val="Step"/>
      </w:pPr>
      <w:r>
        <w:t xml:space="preserve">Drop the </w:t>
      </w:r>
      <w:r w:rsidRPr="009F45C7">
        <w:rPr>
          <w:b/>
        </w:rPr>
        <w:t>Items</w:t>
      </w:r>
      <w:r>
        <w:t xml:space="preserve"> node onto the </w:t>
      </w:r>
      <w:r w:rsidRPr="009F45C7">
        <w:rPr>
          <w:b/>
        </w:rPr>
        <w:t>MainPage</w:t>
      </w:r>
      <w:r>
        <w:t xml:space="preserve"> canvas. You will see the sample data appear in the designer.</w:t>
      </w:r>
    </w:p>
    <w:p w14:paraId="73A2762B" w14:textId="77777777" w:rsidR="009F45C7" w:rsidRPr="001510AA" w:rsidRDefault="009F45C7" w:rsidP="009F45C7">
      <w:pPr>
        <w:pStyle w:val="Step"/>
        <w:numPr>
          <w:ilvl w:val="0"/>
          <w:numId w:val="0"/>
        </w:numPr>
        <w:ind w:left="720"/>
      </w:pPr>
      <w:r w:rsidRPr="001510AA">
        <w:rPr>
          <w:noProof/>
        </w:rPr>
        <w:lastRenderedPageBreak/>
        <w:drawing>
          <wp:inline distT="0" distB="0" distL="0" distR="0" wp14:anchorId="3282E527" wp14:editId="4C3010FA">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14:paraId="3A9C36A6" w14:textId="77777777" w:rsidR="009F45C7" w:rsidRPr="001510AA" w:rsidRDefault="009F45C7" w:rsidP="009F45C7">
      <w:pPr>
        <w:pStyle w:val="ppFigureNumberIndent3"/>
      </w:pPr>
      <w:r w:rsidRPr="001510AA">
        <w:t xml:space="preserve">Figure </w:t>
      </w:r>
      <w:fldSimple w:instr=" SEQ Figure \* ARABIC ">
        <w:ins w:id="464" w:author="Author">
          <w:r w:rsidR="009820D8">
            <w:rPr>
              <w:noProof/>
            </w:rPr>
            <w:t>21</w:t>
          </w:r>
        </w:ins>
        <w:del w:id="465" w:author="Author">
          <w:r w:rsidR="00CB7EF1" w:rsidDel="009820D8">
            <w:rPr>
              <w:noProof/>
            </w:rPr>
            <w:delText>19</w:delText>
          </w:r>
        </w:del>
      </w:fldSimple>
    </w:p>
    <w:p w14:paraId="70547892" w14:textId="241C7467" w:rsidR="009F45C7" w:rsidRDefault="009F45C7" w:rsidP="009F45C7">
      <w:pPr>
        <w:pStyle w:val="ppFigureCaptionIndent3"/>
      </w:pPr>
      <w:r>
        <w:t>Sample data in the designer.</w:t>
      </w:r>
    </w:p>
    <w:p w14:paraId="3EF0FBDD" w14:textId="24790C40" w:rsidR="009F45C7" w:rsidRDefault="009F45C7" w:rsidP="007400E6">
      <w:pPr>
        <w:pStyle w:val="Step"/>
      </w:pPr>
      <w:r>
        <w:t xml:space="preserve">Build and run your app on the </w:t>
      </w:r>
      <w:r w:rsidRPr="009F45C7">
        <w:rPr>
          <w:b/>
        </w:rPr>
        <w:t>Local Machine</w:t>
      </w:r>
      <w:r>
        <w:t>. Use the same debug settings that you would use in Visual Studio. Your sample data will appear live in the app.</w:t>
      </w:r>
    </w:p>
    <w:p w14:paraId="73DB2321" w14:textId="77777777" w:rsidR="009F45C7" w:rsidRPr="001510AA" w:rsidRDefault="009F45C7" w:rsidP="009F45C7">
      <w:pPr>
        <w:pStyle w:val="Step"/>
        <w:numPr>
          <w:ilvl w:val="0"/>
          <w:numId w:val="0"/>
        </w:numPr>
        <w:ind w:left="720"/>
      </w:pPr>
      <w:r w:rsidRPr="001510AA">
        <w:rPr>
          <w:noProof/>
        </w:rPr>
        <w:lastRenderedPageBreak/>
        <w:drawing>
          <wp:inline distT="0" distB="0" distL="0" distR="0" wp14:anchorId="72194C13" wp14:editId="1A0E3CF4">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14:paraId="38DF8BD2" w14:textId="77777777" w:rsidR="009F45C7" w:rsidRPr="001510AA" w:rsidRDefault="009F45C7" w:rsidP="009F45C7">
      <w:pPr>
        <w:pStyle w:val="ppFigureNumberIndent3"/>
      </w:pPr>
      <w:r w:rsidRPr="001510AA">
        <w:t xml:space="preserve">Figure </w:t>
      </w:r>
      <w:fldSimple w:instr=" SEQ Figure \* ARABIC ">
        <w:ins w:id="466" w:author="Author">
          <w:r w:rsidR="009820D8">
            <w:rPr>
              <w:noProof/>
            </w:rPr>
            <w:t>22</w:t>
          </w:r>
        </w:ins>
        <w:del w:id="467" w:author="Author">
          <w:r w:rsidR="00CB7EF1" w:rsidDel="009820D8">
            <w:rPr>
              <w:noProof/>
            </w:rPr>
            <w:delText>20</w:delText>
          </w:r>
        </w:del>
      </w:fldSimple>
    </w:p>
    <w:p w14:paraId="6F3F8B97" w14:textId="70922796" w:rsidR="009F45C7" w:rsidRDefault="009F45C7" w:rsidP="009F45C7">
      <w:pPr>
        <w:pStyle w:val="ppFigureCaptionIndent3"/>
      </w:pPr>
      <w:r>
        <w:t>Sample data in the running application.</w:t>
      </w:r>
    </w:p>
    <w:p w14:paraId="77A3FC7E" w14:textId="691A75C4" w:rsidR="00097EC7" w:rsidRDefault="00097EC7" w:rsidP="00097EC7">
      <w:pPr>
        <w:pStyle w:val="Step"/>
      </w:pPr>
      <w:r>
        <w:t>Stop debugging and return to Visual Studio.</w:t>
      </w:r>
    </w:p>
    <w:p w14:paraId="0E8B23F6" w14:textId="6FC6391B" w:rsidR="009F45C7" w:rsidRPr="00542716" w:rsidRDefault="009F45C7" w:rsidP="007400E6">
      <w:pPr>
        <w:pStyle w:val="Step"/>
      </w:pPr>
      <w:r>
        <w:t>Optional: Build and run your app in the Mobile Emulator or an IoT device to see how the data displays in different device families.</w:t>
      </w:r>
    </w:p>
    <w:p w14:paraId="03C5E96E" w14:textId="77777777" w:rsidR="007400E6" w:rsidRDefault="007400E6" w:rsidP="007400E6">
      <w:pPr>
        <w:pStyle w:val="ppListEnd"/>
        <w:numPr>
          <w:ilvl w:val="0"/>
          <w:numId w:val="11"/>
        </w:numPr>
      </w:pPr>
    </w:p>
    <w:p w14:paraId="2369F3CF" w14:textId="77777777" w:rsidR="0009008A" w:rsidRPr="0009008A" w:rsidRDefault="0009008A" w:rsidP="0009008A">
      <w:pPr>
        <w:pStyle w:val="ppBodyText"/>
      </w:pPr>
    </w:p>
    <w:bookmarkStart w:id="468" w:name="_Toc428893481" w:displacedByCustomXml="next"/>
    <w:sdt>
      <w:sdtPr>
        <w:rPr>
          <w:noProof/>
        </w:rPr>
        <w:alias w:val="Topic"/>
        <w:tag w:val="a5662cdf-ec38-4004-a121-0763d4d6cc2b"/>
        <w:id w:val="1574304581"/>
        <w:placeholder>
          <w:docPart w:val="DefaultPlaceholder_1082065158"/>
        </w:placeholder>
        <w:text/>
      </w:sdtPr>
      <w:sdtContent>
        <w:p w14:paraId="0883A638" w14:textId="77777777" w:rsidR="007B2C19" w:rsidRDefault="00017095" w:rsidP="007B2C19">
          <w:pPr>
            <w:pStyle w:val="ppTopic"/>
            <w:rPr>
              <w:noProof/>
            </w:rPr>
          </w:pPr>
          <w:r>
            <w:rPr>
              <w:noProof/>
            </w:rPr>
            <w:t>Summary</w:t>
          </w:r>
        </w:p>
      </w:sdtContent>
    </w:sdt>
    <w:bookmarkEnd w:id="468" w:displacedByCustomXml="prev"/>
    <w:p w14:paraId="0883A63B" w14:textId="3E570686" w:rsidR="00B00FC6" w:rsidRDefault="0001235C" w:rsidP="00AB2967">
      <w:pPr>
        <w:pStyle w:val="ppBodyText"/>
        <w:spacing w:after="200"/>
        <w:rPr>
          <w:noProof/>
        </w:rPr>
      </w:pPr>
      <w:r>
        <w:rPr>
          <w:noProof/>
        </w:rPr>
        <w:t xml:space="preserve">The Universal Windows Platform is a powerful collection of core APIs that allows you to target a wide range of devices with a single app. In this lab, you evolved a blank app created from a template into a Hello World </w:t>
      </w:r>
      <w:r w:rsidR="00FD5312">
        <w:rPr>
          <w:noProof/>
        </w:rPr>
        <w:t xml:space="preserve">app </w:t>
      </w:r>
      <w:r>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Pr>
          <w:noProof/>
        </w:rPr>
        <w:t xml:space="preserve"> In the next lab, you will learn how to navigate within a UWP app</w:t>
      </w:r>
      <w:ins w:id="469" w:author="Author">
        <w:r w:rsidR="00F02664">
          <w:rPr>
            <w:noProof/>
          </w:rPr>
          <w:t xml:space="preserve">, </w:t>
        </w:r>
      </w:ins>
      <w:del w:id="470" w:author="Author">
        <w:r w:rsidDel="00F02664">
          <w:rPr>
            <w:noProof/>
          </w:rPr>
          <w:delText xml:space="preserve"> and </w:delText>
        </w:r>
      </w:del>
      <w:r>
        <w:rPr>
          <w:noProof/>
        </w:rPr>
        <w:t>handl</w:t>
      </w:r>
      <w:r w:rsidR="00AE0C79">
        <w:rPr>
          <w:noProof/>
        </w:rPr>
        <w:t>e back navigation with the</w:t>
      </w:r>
      <w:r>
        <w:rPr>
          <w:noProof/>
        </w:rPr>
        <w:t xml:space="preserve"> shell</w:t>
      </w:r>
      <w:r w:rsidR="00AE0C79">
        <w:rPr>
          <w:noProof/>
        </w:rPr>
        <w:t>-drawn</w:t>
      </w:r>
      <w:r>
        <w:rPr>
          <w:noProof/>
        </w:rPr>
        <w:t xml:space="preserve"> back button</w:t>
      </w:r>
      <w:ins w:id="471" w:author="Author">
        <w:r w:rsidR="00F02664">
          <w:rPr>
            <w:noProof/>
          </w:rPr>
          <w:t xml:space="preserve">, and implement custom back and forward navigation </w:t>
        </w:r>
        <w:bookmarkStart w:id="472" w:name="_GoBack"/>
        <w:bookmarkEnd w:id="472"/>
        <w:r w:rsidR="00F02664">
          <w:rPr>
            <w:noProof/>
          </w:rPr>
          <w:t>controls</w:t>
        </w:r>
      </w:ins>
      <w:r>
        <w:rPr>
          <w:noProof/>
        </w:rPr>
        <w:t>.</w:t>
      </w:r>
    </w:p>
    <w:sectPr w:rsidR="00B00FC6" w:rsidSect="004E7B96">
      <w:footerReference w:type="default" r:id="rId3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8" w:author="Author" w:initials="A">
    <w:p w14:paraId="573B16A6" w14:textId="66271BB4" w:rsidR="008A3DFF" w:rsidRDefault="008A3DFF">
      <w:pPr>
        <w:pStyle w:val="CommentText"/>
      </w:pPr>
      <w:r>
        <w:rPr>
          <w:rStyle w:val="CommentReference"/>
        </w:rPr>
        <w:annotationRef/>
      </w:r>
      <w:r>
        <w:t>There’s only the blank template</w:t>
      </w:r>
    </w:p>
  </w:comment>
  <w:comment w:id="297" w:author="Author" w:initials="A">
    <w:p w14:paraId="4CD4C1EB" w14:textId="4E0F2950" w:rsidR="008A3DFF" w:rsidRDefault="008A3DFF">
      <w:pPr>
        <w:pStyle w:val="CommentText"/>
      </w:pPr>
      <w:r>
        <w:rPr>
          <w:rStyle w:val="CommentReference"/>
        </w:rPr>
        <w:annotationRef/>
      </w:r>
      <w:r>
        <w:t>Let’s add a callout introducing the StackPanel and mention that there are a number of other container controls (or Panels) such as Grid, Canvas, RelativePanel that can be used to assist in the layout of your UI. I assume we’ll speak more on this later so reference that too…</w:t>
      </w:r>
    </w:p>
  </w:comment>
  <w:comment w:id="313" w:author="Author" w:initials="A">
    <w:p w14:paraId="00BEC043" w14:textId="57330BD2" w:rsidR="008A3DFF" w:rsidRDefault="008A3DFF">
      <w:pPr>
        <w:pStyle w:val="CommentText"/>
      </w:pPr>
      <w:r>
        <w:rPr>
          <w:rStyle w:val="CommentReference"/>
        </w:rPr>
        <w:annotationRef/>
      </w:r>
      <w:r>
        <w:t>We just throw the word bind in here – perhaps a small callout introducing the concept of binding, explaining we will detail it more later, and say that x:Bind is new to Windows 10 UWP</w:t>
      </w:r>
    </w:p>
  </w:comment>
  <w:comment w:id="338" w:author="Author" w:initials="A">
    <w:p w14:paraId="7D4CC271" w14:textId="30EBD491" w:rsidR="008A3DFF" w:rsidRDefault="008A3DFF">
      <w:pPr>
        <w:pStyle w:val="CommentText"/>
      </w:pPr>
      <w:r>
        <w:rPr>
          <w:rStyle w:val="CommentReference"/>
        </w:rPr>
        <w:annotationRef/>
      </w:r>
      <w:r>
        <w:t>Note that the default behavior of a stack panel is to stack items vertically</w:t>
      </w:r>
    </w:p>
  </w:comment>
  <w:comment w:id="365" w:author="Author" w:initials="A">
    <w:p w14:paraId="2FBDEA02" w14:textId="28E525F0" w:rsidR="008A3DFF" w:rsidRDefault="008A3DFF">
      <w:pPr>
        <w:pStyle w:val="CommentText"/>
      </w:pPr>
      <w:r>
        <w:rPr>
          <w:rStyle w:val="CommentReference"/>
        </w:rPr>
        <w:annotationRef/>
      </w:r>
      <w:r>
        <w:t>Note it is displayed in effective pixels</w:t>
      </w:r>
    </w:p>
  </w:comment>
  <w:comment w:id="369" w:author="Author" w:initials="A">
    <w:p w14:paraId="0C74BB77" w14:textId="769E3E03" w:rsidR="008A3DFF" w:rsidRDefault="008A3DFF">
      <w:pPr>
        <w:pStyle w:val="CommentText"/>
      </w:pPr>
      <w:r>
        <w:rPr>
          <w:rStyle w:val="CommentReference"/>
        </w:rPr>
        <w:annotationRef/>
      </w:r>
      <w:r>
        <w:t>Why not properties?</w:t>
      </w:r>
    </w:p>
  </w:comment>
  <w:comment w:id="419" w:author="Author" w:initials="A">
    <w:p w14:paraId="7B195F89" w14:textId="318D3A3F" w:rsidR="008A3DFF" w:rsidRDefault="008A3DFF">
      <w:pPr>
        <w:pStyle w:val="CommentText"/>
      </w:pPr>
      <w:r>
        <w:rPr>
          <w:rStyle w:val="CommentReference"/>
        </w:rPr>
        <w:annotationRef/>
      </w:r>
      <w:r>
        <w:t>A callout on where to find information on this would be good</w:t>
      </w:r>
    </w:p>
  </w:comment>
  <w:comment w:id="432" w:author="Author" w:initials="A">
    <w:p w14:paraId="529208CD" w14:textId="2473126B" w:rsidR="008A3DFF" w:rsidRDefault="008A3DFF">
      <w:pPr>
        <w:pStyle w:val="CommentText"/>
      </w:pPr>
      <w:r>
        <w:rPr>
          <w:rStyle w:val="CommentReference"/>
        </w:rPr>
        <w:annotationRef/>
      </w:r>
      <w:r>
        <w:t>Hmmm – I would have thought tying this into the Hello World app would have been more useful – it seems jarring leaping into a new app… Could we not add the pivot to our existing hello world app?</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3B16A6" w15:done="0"/>
  <w15:commentEx w15:paraId="4CD4C1EB" w15:done="0"/>
  <w15:commentEx w15:paraId="00BEC043" w15:done="0"/>
  <w15:commentEx w15:paraId="7D4CC271" w15:done="0"/>
  <w15:commentEx w15:paraId="2FBDEA02" w15:done="0"/>
  <w15:commentEx w15:paraId="0C74BB77" w15:done="0"/>
  <w15:commentEx w15:paraId="7B195F89" w15:done="0"/>
  <w15:commentEx w15:paraId="529208C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480897" w14:textId="77777777" w:rsidR="00CA1CAC" w:rsidRPr="001253EC" w:rsidRDefault="00CA1CA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5B61EB9F" w14:textId="77777777" w:rsidR="00CA1CAC" w:rsidRPr="001253EC" w:rsidRDefault="00CA1CA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6092B332" w:rsidR="008A3DFF" w:rsidRDefault="008A3DFF">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02664">
          <w:rPr>
            <w:noProof/>
          </w:rPr>
          <w:t>27</w:t>
        </w:r>
        <w:r>
          <w:rPr>
            <w:noProof/>
          </w:rPr>
          <w:fldChar w:fldCharType="end"/>
        </w:r>
      </w:sdtContent>
    </w:sdt>
  </w:p>
  <w:p w14:paraId="7314AE34" w14:textId="77777777" w:rsidR="008A3DFF" w:rsidRDefault="008A3D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B3F5B" w14:textId="77777777" w:rsidR="00CA1CAC" w:rsidRPr="001253EC" w:rsidRDefault="00CA1CAC"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3B0EF6A5" w14:textId="77777777" w:rsidR="00CA1CAC" w:rsidRPr="001253EC" w:rsidRDefault="00CA1CAC"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44D36"/>
    <w:multiLevelType w:val="hybridMultilevel"/>
    <w:tmpl w:val="08A4FD0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404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585"/>
    <w:rsid w:val="00475801"/>
    <w:rsid w:val="00476137"/>
    <w:rsid w:val="004761EC"/>
    <w:rsid w:val="004764D1"/>
    <w:rsid w:val="004774F3"/>
    <w:rsid w:val="004812F2"/>
    <w:rsid w:val="00481897"/>
    <w:rsid w:val="00481C79"/>
    <w:rsid w:val="004844DB"/>
    <w:rsid w:val="004845FF"/>
    <w:rsid w:val="00484680"/>
    <w:rsid w:val="00487249"/>
    <w:rsid w:val="0049060F"/>
    <w:rsid w:val="00491138"/>
    <w:rsid w:val="004920C2"/>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2215"/>
    <w:rsid w:val="008C2733"/>
    <w:rsid w:val="008C2B78"/>
    <w:rsid w:val="008C3548"/>
    <w:rsid w:val="008C423F"/>
    <w:rsid w:val="008C580D"/>
    <w:rsid w:val="008C6725"/>
    <w:rsid w:val="008C68BA"/>
    <w:rsid w:val="008D031A"/>
    <w:rsid w:val="008D06A6"/>
    <w:rsid w:val="008D1B17"/>
    <w:rsid w:val="008D2E72"/>
    <w:rsid w:val="008D5467"/>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6408"/>
    <w:rsid w:val="0092741E"/>
    <w:rsid w:val="009311E0"/>
    <w:rsid w:val="009314AF"/>
    <w:rsid w:val="009320ED"/>
    <w:rsid w:val="009325E4"/>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6341"/>
    <w:rsid w:val="00AD7610"/>
    <w:rsid w:val="00AE000C"/>
    <w:rsid w:val="00AE045B"/>
    <w:rsid w:val="00AE0C79"/>
    <w:rsid w:val="00AE1725"/>
    <w:rsid w:val="00AE1A50"/>
    <w:rsid w:val="00AE1FA6"/>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33A7"/>
    <w:rsid w:val="00B050A7"/>
    <w:rsid w:val="00B0518E"/>
    <w:rsid w:val="00B05803"/>
    <w:rsid w:val="00B05A4E"/>
    <w:rsid w:val="00B10D76"/>
    <w:rsid w:val="00B11A86"/>
    <w:rsid w:val="00B1213C"/>
    <w:rsid w:val="00B12772"/>
    <w:rsid w:val="00B12ABA"/>
    <w:rsid w:val="00B15341"/>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2052"/>
    <w:rsid w:val="00CB2248"/>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4075"/>
    <w:rsid w:val="00D6579C"/>
    <w:rsid w:val="00D6674E"/>
    <w:rsid w:val="00D67845"/>
    <w:rsid w:val="00D70277"/>
    <w:rsid w:val="00D70308"/>
    <w:rsid w:val="00D7109B"/>
    <w:rsid w:val="00D723CB"/>
    <w:rsid w:val="00D73B6C"/>
    <w:rsid w:val="00D77A91"/>
    <w:rsid w:val="00D80535"/>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11D8"/>
    <w:rsid w:val="00DF13F2"/>
    <w:rsid w:val="00DF1777"/>
    <w:rsid w:val="00DF191F"/>
    <w:rsid w:val="00DF21E7"/>
    <w:rsid w:val="00DF2717"/>
    <w:rsid w:val="00DF464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6950"/>
    <w:rsid w:val="00EE6994"/>
    <w:rsid w:val="00EE6E3A"/>
    <w:rsid w:val="00EE6E9A"/>
    <w:rsid w:val="00EE73BF"/>
    <w:rsid w:val="00EE7506"/>
    <w:rsid w:val="00EE78D8"/>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glossaryDocument" Target="glossary/document.xml"/><Relationship Id="rId3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74E5F"/>
    <w:rsid w:val="00375F6B"/>
    <w:rsid w:val="003D23AA"/>
    <w:rsid w:val="0042277C"/>
    <w:rsid w:val="00427F12"/>
    <w:rsid w:val="004610CC"/>
    <w:rsid w:val="004849A0"/>
    <w:rsid w:val="00491E0D"/>
    <w:rsid w:val="004C1780"/>
    <w:rsid w:val="004C784D"/>
    <w:rsid w:val="004D5384"/>
    <w:rsid w:val="00503FF3"/>
    <w:rsid w:val="005340C3"/>
    <w:rsid w:val="00540E07"/>
    <w:rsid w:val="00542B53"/>
    <w:rsid w:val="005A66C9"/>
    <w:rsid w:val="005B7A3F"/>
    <w:rsid w:val="005F13E5"/>
    <w:rsid w:val="005F14C5"/>
    <w:rsid w:val="0060126C"/>
    <w:rsid w:val="00626D3D"/>
    <w:rsid w:val="00657E39"/>
    <w:rsid w:val="00664592"/>
    <w:rsid w:val="0069253E"/>
    <w:rsid w:val="0069458E"/>
    <w:rsid w:val="006A6304"/>
    <w:rsid w:val="006F0B5C"/>
    <w:rsid w:val="007146FF"/>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C1BBA"/>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2C068-47D2-3240-AF58-8959AFD76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4362</Words>
  <Characters>24868</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2015-09-01T23:58:00Z</dcterms:modified>
  <cp:contentStatus/>
</cp:coreProperties>
</file>